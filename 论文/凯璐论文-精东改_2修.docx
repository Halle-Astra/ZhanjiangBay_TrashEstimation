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default" w:ascii="黑体" w:hAnsi="黑体" w:eastAsia="黑体" w:cs="黑体"/>
          <w:b w:val="0"/>
          <w:bCs w:val="0"/>
          <w:sz w:val="32"/>
          <w:szCs w:val="32"/>
          <w:lang w:val="en-US" w:eastAsia="zh-CN"/>
        </w:rPr>
      </w:pPr>
      <w:bookmarkStart w:id="8" w:name="_GoBack"/>
      <w:bookmarkEnd w:id="8"/>
      <w:r>
        <w:rPr>
          <w:rFonts w:hint="eastAsia" w:ascii="黑体" w:hAnsi="黑体" w:eastAsia="黑体" w:cs="黑体"/>
          <w:b w:val="0"/>
          <w:bCs w:val="0"/>
          <w:sz w:val="32"/>
          <w:szCs w:val="32"/>
          <w:lang w:val="en-US" w:eastAsia="zh-CN"/>
        </w:rPr>
        <w:t>基于集聚点分析的东海岛北岸垃圾分布研究</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b w:val="0"/>
          <w:bCs w:val="0"/>
          <w:sz w:val="24"/>
          <w:szCs w:val="24"/>
        </w:rPr>
      </w:pPr>
      <w:r>
        <w:rPr>
          <w:rFonts w:hint="eastAsia" w:ascii="黑体" w:hAnsi="黑体" w:eastAsia="黑体" w:cs="黑体"/>
          <w:b w:val="0"/>
          <w:bCs w:val="0"/>
          <w:sz w:val="21"/>
          <w:szCs w:val="21"/>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黑体" w:hAnsi="黑体" w:eastAsia="黑体" w:cs="黑体"/>
          <w:b w:val="0"/>
          <w:bCs w:val="0"/>
          <w:sz w:val="21"/>
          <w:szCs w:val="21"/>
          <w:lang w:eastAsia="zh-CN"/>
        </w:rPr>
        <w:instrText xml:space="preserve">ADDIN CNKISM.UserStyle</w:instrText>
      </w:r>
      <w:r>
        <w:rPr>
          <w:rFonts w:hint="eastAsia" w:ascii="黑体" w:hAnsi="黑体" w:eastAsia="黑体" w:cs="黑体"/>
          <w:b w:val="0"/>
          <w:bCs w:val="0"/>
          <w:sz w:val="21"/>
          <w:szCs w:val="21"/>
        </w:rPr>
        <w:fldChar w:fldCharType="separate"/>
      </w:r>
      <w:r>
        <w:rPr>
          <w:rFonts w:hint="eastAsia" w:ascii="黑体" w:hAnsi="黑体" w:eastAsia="黑体" w:cs="黑体"/>
          <w:b w:val="0"/>
          <w:bCs w:val="0"/>
          <w:sz w:val="21"/>
          <w:szCs w:val="21"/>
        </w:rPr>
        <w:fldChar w:fldCharType="end"/>
      </w:r>
      <w:r>
        <w:rPr>
          <w:rFonts w:hint="eastAsia" w:ascii="黑体" w:hAnsi="黑体" w:eastAsia="黑体" w:cs="黑体"/>
          <w:b w:val="0"/>
          <w:bCs w:val="0"/>
          <w:sz w:val="21"/>
          <w:szCs w:val="21"/>
        </w:rPr>
        <w:t>摘要</w:t>
      </w:r>
      <w:r>
        <w:rPr>
          <w:rFonts w:hint="eastAsia"/>
          <w:b w:val="0"/>
          <w:bCs w:val="0"/>
          <w:sz w:val="30"/>
          <w:szCs w:val="30"/>
          <w:lang w:eastAsia="zh-CN"/>
        </w:rPr>
        <w:t>：</w:t>
      </w:r>
      <w:r>
        <w:rPr>
          <w:rFonts w:hint="eastAsia"/>
          <w:b w:val="0"/>
          <w:bCs w:val="0"/>
          <w:sz w:val="24"/>
          <w:szCs w:val="24"/>
        </w:rPr>
        <w:t>海洋环境治理是一个值得深入研究的方向，随着社会经济的飞速发展，工业垃圾和生活垃圾也越来越多，由于垃圾从沿岸地区向海洋深处渗透，导致了海洋生态环境遭到了破坏。为了处理这些海洋垃圾，</w:t>
      </w:r>
      <w:del w:id="0" w:author="  *^_^*" w:date="2020-09-15T12:40:53Z">
        <w:r>
          <w:rPr>
            <w:rFonts w:hint="eastAsia"/>
            <w:b w:val="0"/>
            <w:bCs w:val="0"/>
            <w:sz w:val="24"/>
            <w:szCs w:val="24"/>
          </w:rPr>
          <w:delText>我们</w:delText>
        </w:r>
      </w:del>
      <w:r>
        <w:rPr>
          <w:rFonts w:hint="eastAsia"/>
          <w:b w:val="0"/>
          <w:bCs w:val="0"/>
          <w:sz w:val="24"/>
          <w:szCs w:val="24"/>
        </w:rPr>
        <w:t>国家中的相关部门需要投入较大的成本进行处理，如何高效地对海上垃圾进行清理、回收，就成了一个亟待解决的问题。</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本文</w:t>
      </w:r>
      <w:r>
        <w:rPr>
          <w:rFonts w:hint="eastAsia" w:asciiTheme="minorEastAsia" w:hAnsiTheme="minorEastAsia" w:cstheme="minorEastAsia"/>
          <w:sz w:val="24"/>
          <w:szCs w:val="24"/>
          <w:lang w:val="en-US" w:eastAsia="zh-CN"/>
        </w:rPr>
        <w:t>以东海岛为例，</w:t>
      </w:r>
      <w:ins w:id="1" w:author="  *^_^*" w:date="2020-09-15T12:15:16Z">
        <w:r>
          <w:rPr>
            <w:rFonts w:hint="eastAsia" w:asciiTheme="minorEastAsia" w:hAnsiTheme="minorEastAsia" w:cstheme="minorEastAsia"/>
            <w:sz w:val="24"/>
            <w:szCs w:val="24"/>
            <w:lang w:val="en-US" w:eastAsia="zh-CN"/>
          </w:rPr>
          <w:t>进行</w:t>
        </w:r>
      </w:ins>
      <w:del w:id="2" w:author="  *^_^*" w:date="2020-09-15T12:15:12Z">
        <w:r>
          <w:rPr>
            <w:rFonts w:hint="eastAsia" w:asciiTheme="minorEastAsia" w:hAnsiTheme="minorEastAsia" w:cstheme="minorEastAsia"/>
            <w:sz w:val="24"/>
            <w:szCs w:val="24"/>
            <w:lang w:val="en-US" w:eastAsia="zh-CN"/>
          </w:rPr>
          <w:delText>实现</w:delText>
        </w:r>
      </w:del>
      <w:r>
        <w:rPr>
          <w:rFonts w:hint="eastAsia" w:asciiTheme="minorEastAsia" w:hAnsiTheme="minorEastAsia" w:cstheme="minorEastAsia"/>
          <w:sz w:val="24"/>
          <w:szCs w:val="24"/>
          <w:lang w:val="en-US" w:eastAsia="zh-CN"/>
        </w:rPr>
        <w:t>了</w:t>
      </w:r>
      <w:r>
        <w:rPr>
          <w:rFonts w:hint="eastAsia" w:asciiTheme="minorEastAsia" w:hAnsiTheme="minorEastAsia" w:eastAsiaTheme="minorEastAsia" w:cstheme="minorEastAsia"/>
          <w:sz w:val="24"/>
          <w:szCs w:val="24"/>
        </w:rPr>
        <w:t>湛江湾</w:t>
      </w:r>
      <w:r>
        <w:rPr>
          <w:rFonts w:hint="eastAsia" w:asciiTheme="minorEastAsia" w:hAnsiTheme="minorEastAsia" w:cstheme="minorEastAsia"/>
          <w:sz w:val="24"/>
          <w:szCs w:val="24"/>
          <w:lang w:val="en-US" w:eastAsia="zh-CN"/>
        </w:rPr>
        <w:t>近海</w:t>
      </w:r>
      <w:r>
        <w:rPr>
          <w:rFonts w:hint="eastAsia" w:asciiTheme="minorEastAsia" w:hAnsiTheme="minorEastAsia" w:eastAsiaTheme="minorEastAsia" w:cstheme="minorEastAsia"/>
          <w:sz w:val="24"/>
          <w:szCs w:val="24"/>
        </w:rPr>
        <w:t>垃圾聚集点</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预估</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根据沿岸水流对垃圾的运输</w:t>
      </w:r>
      <w:r>
        <w:rPr>
          <w:rFonts w:hint="eastAsia" w:asciiTheme="minorEastAsia" w:hAnsiTheme="minorEastAsia" w:cstheme="minorEastAsia"/>
          <w:sz w:val="24"/>
          <w:szCs w:val="24"/>
          <w:lang w:val="en-US" w:eastAsia="zh-CN"/>
        </w:rPr>
        <w:t>作用、水流交汇点计算建立垃圾集聚点模型，通过模拟计算</w:t>
      </w:r>
      <w:r>
        <w:rPr>
          <w:rFonts w:hint="eastAsia" w:asciiTheme="minorEastAsia" w:hAnsiTheme="minorEastAsia" w:eastAsiaTheme="minorEastAsia" w:cstheme="minorEastAsia"/>
          <w:sz w:val="24"/>
          <w:szCs w:val="24"/>
        </w:rPr>
        <w:t>得出垃圾分布点</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然后建立了基于水流与海岸距离的权重模型，为每个垃圾集聚点赋予合理的权重；</w:t>
      </w:r>
      <w:r>
        <w:rPr>
          <w:rFonts w:hint="eastAsia" w:asciiTheme="minorEastAsia" w:hAnsiTheme="minorEastAsia" w:eastAsiaTheme="minorEastAsia" w:cstheme="minorEastAsia"/>
          <w:sz w:val="24"/>
          <w:szCs w:val="24"/>
        </w:rPr>
        <w:t>再通过</w:t>
      </w:r>
      <w:r>
        <w:rPr>
          <w:rFonts w:hint="eastAsia" w:asciiTheme="minorEastAsia" w:hAnsiTheme="minorEastAsia" w:cstheme="minorEastAsia"/>
          <w:sz w:val="24"/>
          <w:szCs w:val="24"/>
          <w:lang w:val="en-US" w:eastAsia="zh-CN"/>
        </w:rPr>
        <w:t>带权重的K-Means聚类分析预估</w:t>
      </w:r>
      <w:r>
        <w:rPr>
          <w:rFonts w:hint="eastAsia" w:asciiTheme="minorEastAsia" w:hAnsiTheme="minorEastAsia" w:eastAsiaTheme="minorEastAsia" w:cstheme="minorEastAsia"/>
          <w:sz w:val="24"/>
          <w:szCs w:val="24"/>
        </w:rPr>
        <w:t>垃圾聚集</w:t>
      </w:r>
      <w:r>
        <w:rPr>
          <w:rFonts w:hint="eastAsia" w:asciiTheme="minorEastAsia" w:hAnsiTheme="minorEastAsia" w:cstheme="minorEastAsia"/>
          <w:sz w:val="24"/>
          <w:szCs w:val="24"/>
          <w:lang w:val="en-US" w:eastAsia="zh-CN"/>
        </w:rPr>
        <w:t>中心</w:t>
      </w:r>
      <w:r>
        <w:rPr>
          <w:rFonts w:hint="eastAsia" w:asciiTheme="minorEastAsia" w:hAnsiTheme="minorEastAsia" w:eastAsiaTheme="minorEastAsia" w:cstheme="minorEastAsia"/>
          <w:sz w:val="24"/>
          <w:szCs w:val="24"/>
        </w:rPr>
        <w:t>，此结果可以为相关部门提供</w:t>
      </w:r>
      <w:r>
        <w:rPr>
          <w:rFonts w:hint="eastAsia" w:asciiTheme="minorEastAsia" w:hAnsiTheme="minorEastAsia" w:cstheme="minorEastAsia"/>
          <w:sz w:val="24"/>
          <w:szCs w:val="24"/>
          <w:lang w:val="en-US" w:eastAsia="zh-CN"/>
        </w:rPr>
        <w:t>垃圾</w:t>
      </w:r>
      <w:ins w:id="3" w:author="  *^_^*" w:date="2020-09-15T12:15:26Z">
        <w:r>
          <w:rPr>
            <w:rFonts w:hint="eastAsia" w:asciiTheme="minorEastAsia" w:hAnsiTheme="minorEastAsia" w:cstheme="minorEastAsia"/>
            <w:sz w:val="24"/>
            <w:szCs w:val="24"/>
            <w:lang w:val="en-US" w:eastAsia="zh-CN"/>
          </w:rPr>
          <w:t>集聚</w:t>
        </w:r>
      </w:ins>
      <w:del w:id="4" w:author="  *^_^*" w:date="2020-09-15T12:15:24Z">
        <w:r>
          <w:rPr>
            <w:rFonts w:hint="eastAsia" w:asciiTheme="minorEastAsia" w:hAnsiTheme="minorEastAsia" w:cstheme="minorEastAsia"/>
            <w:sz w:val="24"/>
            <w:szCs w:val="24"/>
            <w:lang w:val="en-US" w:eastAsia="zh-CN"/>
          </w:rPr>
          <w:delText>据集</w:delText>
        </w:r>
      </w:del>
      <w:r>
        <w:rPr>
          <w:rFonts w:hint="eastAsia" w:asciiTheme="minorEastAsia" w:hAnsiTheme="minorEastAsia" w:cstheme="minorEastAsia"/>
          <w:sz w:val="24"/>
          <w:szCs w:val="24"/>
          <w:lang w:val="en-US" w:eastAsia="zh-CN"/>
        </w:rPr>
        <w:t>中心位置</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方便</w:t>
      </w:r>
      <w:r>
        <w:rPr>
          <w:rFonts w:hint="eastAsia" w:asciiTheme="minorEastAsia" w:hAnsiTheme="minorEastAsia" w:eastAsiaTheme="minorEastAsia" w:cstheme="minorEastAsia"/>
          <w:sz w:val="24"/>
          <w:szCs w:val="24"/>
        </w:rPr>
        <w:t>对海面</w:t>
      </w:r>
      <w:ins w:id="5" w:author="  *^_^*" w:date="2020-09-15T12:15:36Z">
        <w:r>
          <w:rPr>
            <w:rFonts w:hint="eastAsia" w:asciiTheme="minorEastAsia" w:hAnsiTheme="minorEastAsia" w:cstheme="minorEastAsia"/>
            <w:sz w:val="24"/>
            <w:szCs w:val="24"/>
            <w:lang w:val="en-US" w:eastAsia="zh-CN"/>
          </w:rPr>
          <w:t>的</w:t>
        </w:r>
      </w:ins>
      <w:r>
        <w:rPr>
          <w:rFonts w:hint="eastAsia" w:asciiTheme="minorEastAsia" w:hAnsiTheme="minorEastAsia" w:eastAsiaTheme="minorEastAsia" w:cstheme="minorEastAsia"/>
          <w:sz w:val="24"/>
          <w:szCs w:val="24"/>
        </w:rPr>
        <w:t>垃圾</w:t>
      </w:r>
      <w:del w:id="6" w:author="  *^_^*" w:date="2020-09-15T12:15:38Z">
        <w:r>
          <w:rPr>
            <w:rFonts w:hint="eastAsia" w:asciiTheme="minorEastAsia" w:hAnsiTheme="minorEastAsia" w:eastAsiaTheme="minorEastAsia" w:cstheme="minorEastAsia"/>
            <w:sz w:val="24"/>
            <w:szCs w:val="24"/>
          </w:rPr>
          <w:delText>的</w:delText>
        </w:r>
      </w:del>
      <w:r>
        <w:rPr>
          <w:rFonts w:hint="eastAsia" w:asciiTheme="minorEastAsia" w:hAnsiTheme="minorEastAsia" w:eastAsiaTheme="minorEastAsia" w:cstheme="minorEastAsia"/>
          <w:sz w:val="24"/>
          <w:szCs w:val="24"/>
        </w:rPr>
        <w:t>处理</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为当地的海洋环境保护提供一个</w:t>
      </w:r>
      <w:r>
        <w:rPr>
          <w:rFonts w:hint="eastAsia" w:asciiTheme="minorEastAsia" w:hAnsiTheme="minorEastAsia" w:cstheme="minorEastAsia"/>
          <w:sz w:val="24"/>
          <w:szCs w:val="24"/>
          <w:lang w:val="en-US" w:eastAsia="zh-CN"/>
        </w:rPr>
        <w:t>良好的参考</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default" w:asciiTheme="minorEastAsia" w:hAnsiTheme="minorEastAsia" w:eastAsiaTheme="minorEastAsia" w:cstheme="minorEastAsia"/>
          <w:b w:val="0"/>
          <w:bCs w:val="0"/>
          <w:sz w:val="21"/>
          <w:szCs w:val="21"/>
          <w:lang w:val="en-US" w:eastAsia="zh-CN"/>
        </w:rPr>
      </w:pPr>
      <w:r>
        <w:rPr>
          <w:rFonts w:hint="eastAsia" w:ascii="黑体" w:hAnsi="黑体" w:eastAsia="黑体" w:cs="黑体"/>
          <w:b/>
          <w:bCs/>
          <w:sz w:val="21"/>
          <w:szCs w:val="21"/>
        </w:rPr>
        <w:t>关键词</w:t>
      </w:r>
      <w:r>
        <w:rPr>
          <w:rFonts w:hint="eastAsia" w:asciiTheme="minorEastAsia" w:hAnsiTheme="minorEastAsia" w:eastAsiaTheme="minorEastAsia" w:cstheme="minorEastAsia"/>
          <w:b/>
          <w:bCs/>
          <w:sz w:val="21"/>
          <w:szCs w:val="21"/>
        </w:rPr>
        <w:t> </w:t>
      </w:r>
      <w:r>
        <w:rPr>
          <w:rFonts w:hint="eastAsia" w:asciiTheme="minorEastAsia" w:hAnsiTheme="minorEastAsia" w:eastAsiaTheme="minorEastAsia" w:cstheme="minorEastAsia"/>
          <w:b w:val="0"/>
          <w:bCs w:val="0"/>
          <w:sz w:val="21"/>
          <w:szCs w:val="21"/>
        </w:rPr>
        <w:t xml:space="preserve"> </w:t>
      </w:r>
      <w:r>
        <w:rPr>
          <w:rFonts w:hint="eastAsia" w:asciiTheme="minorEastAsia" w:hAnsiTheme="minorEastAsia" w:cstheme="minorEastAsia"/>
          <w:b w:val="0"/>
          <w:bCs w:val="0"/>
          <w:sz w:val="24"/>
          <w:szCs w:val="24"/>
          <w:lang w:val="en-US" w:eastAsia="zh-CN"/>
        </w:rPr>
        <w:t>集聚点模型</w:t>
      </w:r>
      <w:r>
        <w:rPr>
          <w:rFonts w:hint="eastAsia" w:asciiTheme="minorEastAsia" w:hAnsiTheme="minorEastAsia" w:eastAsiaTheme="minorEastAsia" w:cstheme="minorEastAsia"/>
          <w:b w:val="0"/>
          <w:bCs w:val="0"/>
          <w:sz w:val="24"/>
          <w:szCs w:val="24"/>
        </w:rPr>
        <w:t xml:space="preserve"> 湛江湾 聚集</w:t>
      </w:r>
      <w:r>
        <w:rPr>
          <w:rFonts w:hint="eastAsia" w:asciiTheme="minorEastAsia" w:hAnsiTheme="minorEastAsia" w:cstheme="minorEastAsia"/>
          <w:b w:val="0"/>
          <w:bCs w:val="0"/>
          <w:sz w:val="24"/>
          <w:szCs w:val="24"/>
          <w:lang w:val="en-US" w:eastAsia="zh-CN"/>
        </w:rPr>
        <w:t>中心</w:t>
      </w:r>
      <w:r>
        <w:rPr>
          <w:rFonts w:hint="eastAsia" w:asciiTheme="minorEastAsia" w:hAnsiTheme="minorEastAsia" w:eastAsiaTheme="minorEastAsia" w:cstheme="minorEastAsia"/>
          <w:b w:val="0"/>
          <w:bCs w:val="0"/>
          <w:sz w:val="24"/>
          <w:szCs w:val="24"/>
        </w:rPr>
        <w:t>预估</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200"/>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湛江湾具有非常重要的战略地位，海域曲折复杂且形状不规则，且南部有东海岛、硇洲岛等作为天然屏障，港内水深浪静，回淤少，四季不冻，是得天独厚的优良港湾。湛江湾作为湛江市区的战略资源，具有悠久的海洋渔业发展历史，经过十余年的扩大与发展，已成为湛江最为重要的海洋渔业养殖区，湛江湾中拥有大量的水产品，种类丰富，质量优越，常年作为广东省重要海鲜食品来源，湛江湾的战略</w:t>
      </w:r>
      <w:ins w:id="7" w:author="  *^_^*" w:date="2020-09-15T12:24:41Z">
        <w:r>
          <w:rPr>
            <w:rFonts w:hint="eastAsia" w:asciiTheme="minorEastAsia" w:hAnsiTheme="minorEastAsia" w:cstheme="minorEastAsia"/>
            <w:sz w:val="24"/>
            <w:szCs w:val="24"/>
            <w:lang w:val="en-US" w:eastAsia="zh-CN"/>
          </w:rPr>
          <w:t>价值</w:t>
        </w:r>
      </w:ins>
      <w:del w:id="8" w:author="  *^_^*" w:date="2020-09-15T12:24:40Z">
        <w:r>
          <w:rPr>
            <w:rFonts w:hint="eastAsia" w:asciiTheme="minorEastAsia" w:hAnsiTheme="minorEastAsia" w:eastAsiaTheme="minorEastAsia" w:cstheme="minorEastAsia"/>
            <w:sz w:val="24"/>
            <w:szCs w:val="24"/>
          </w:rPr>
          <w:delText>意义</w:delText>
        </w:r>
      </w:del>
      <w:r>
        <w:rPr>
          <w:rFonts w:hint="eastAsia" w:asciiTheme="minorEastAsia" w:hAnsiTheme="minorEastAsia" w:eastAsiaTheme="minorEastAsia" w:cstheme="minorEastAsia"/>
          <w:sz w:val="24"/>
          <w:szCs w:val="24"/>
        </w:rPr>
        <w:t>不仅仅体现在经济发展上，湛江湾</w:t>
      </w:r>
      <w:del w:id="9" w:author="  *^_^*" w:date="2020-09-15T12:17:43Z">
        <w:r>
          <w:rPr>
            <w:rFonts w:hint="eastAsia" w:asciiTheme="minorEastAsia" w:hAnsiTheme="minorEastAsia" w:eastAsiaTheme="minorEastAsia" w:cstheme="minorEastAsia"/>
            <w:sz w:val="24"/>
            <w:szCs w:val="24"/>
          </w:rPr>
          <w:delText>对湛江的气候调节也起着重要作用，相同的价值也体现在空气质量改善上——湛江湾丰富海洋生物的光合作用。除此之外，</w:delText>
        </w:r>
      </w:del>
      <w:r>
        <w:rPr>
          <w:rFonts w:hint="eastAsia" w:asciiTheme="minorEastAsia" w:hAnsiTheme="minorEastAsia" w:eastAsiaTheme="minorEastAsia" w:cstheme="minorEastAsia"/>
          <w:sz w:val="24"/>
          <w:szCs w:val="24"/>
        </w:rPr>
        <w:t>凭借海洋生态系统的自净功能，</w:t>
      </w:r>
      <w:del w:id="10" w:author="  *^_^*" w:date="2020-09-15T12:23:57Z">
        <w:r>
          <w:rPr>
            <w:rFonts w:hint="eastAsia" w:asciiTheme="minorEastAsia" w:hAnsiTheme="minorEastAsia" w:eastAsiaTheme="minorEastAsia" w:cstheme="minorEastAsia"/>
            <w:sz w:val="24"/>
            <w:szCs w:val="24"/>
          </w:rPr>
          <w:delText>湛</w:delText>
        </w:r>
      </w:del>
      <w:del w:id="11" w:author="  *^_^*" w:date="2020-09-15T12:23:56Z">
        <w:r>
          <w:rPr>
            <w:rFonts w:hint="eastAsia" w:asciiTheme="minorEastAsia" w:hAnsiTheme="minorEastAsia" w:eastAsiaTheme="minorEastAsia" w:cstheme="minorEastAsia"/>
            <w:sz w:val="24"/>
            <w:szCs w:val="24"/>
          </w:rPr>
          <w:delText>江湾</w:delText>
        </w:r>
      </w:del>
      <w:r>
        <w:rPr>
          <w:rFonts w:hint="eastAsia" w:asciiTheme="minorEastAsia" w:hAnsiTheme="minorEastAsia" w:eastAsiaTheme="minorEastAsia" w:cstheme="minorEastAsia"/>
          <w:sz w:val="24"/>
          <w:szCs w:val="24"/>
        </w:rPr>
        <w:t>每年</w:t>
      </w:r>
      <w:del w:id="12" w:author="  *^_^*" w:date="2020-09-15T12:23:58Z">
        <w:r>
          <w:rPr>
            <w:rFonts w:hint="eastAsia" w:asciiTheme="minorEastAsia" w:hAnsiTheme="minorEastAsia" w:eastAsiaTheme="minorEastAsia" w:cstheme="minorEastAsia"/>
            <w:sz w:val="24"/>
            <w:szCs w:val="24"/>
          </w:rPr>
          <w:delText>还</w:delText>
        </w:r>
      </w:del>
      <w:r>
        <w:rPr>
          <w:rFonts w:hint="eastAsia" w:asciiTheme="minorEastAsia" w:hAnsiTheme="minorEastAsia" w:eastAsiaTheme="minorEastAsia" w:cstheme="minorEastAsia"/>
          <w:sz w:val="24"/>
          <w:szCs w:val="24"/>
        </w:rPr>
        <w:t>能</w:t>
      </w:r>
      <w:ins w:id="13" w:author="  *^_^*" w:date="2020-09-15T12:23:59Z">
        <w:r>
          <w:rPr>
            <w:rFonts w:hint="eastAsia" w:asciiTheme="minorEastAsia" w:hAnsiTheme="minorEastAsia" w:cstheme="minorEastAsia"/>
            <w:sz w:val="24"/>
            <w:szCs w:val="24"/>
            <w:lang w:val="en-US" w:eastAsia="zh-CN"/>
          </w:rPr>
          <w:t>够</w:t>
        </w:r>
      </w:ins>
      <w:r>
        <w:rPr>
          <w:rFonts w:hint="eastAsia" w:asciiTheme="minorEastAsia" w:hAnsiTheme="minorEastAsia" w:eastAsiaTheme="minorEastAsia" w:cstheme="minorEastAsia"/>
          <w:sz w:val="24"/>
          <w:szCs w:val="24"/>
        </w:rPr>
        <w:t>处理大量污染物，</w:t>
      </w:r>
      <w:del w:id="14" w:author="  *^_^*" w:date="2020-09-15T12:24:07Z">
        <w:r>
          <w:rPr>
            <w:rFonts w:hint="eastAsia" w:asciiTheme="minorEastAsia" w:hAnsiTheme="minorEastAsia" w:eastAsiaTheme="minorEastAsia" w:cstheme="minorEastAsia"/>
            <w:sz w:val="24"/>
            <w:szCs w:val="24"/>
          </w:rPr>
          <w:delText>这</w:delText>
        </w:r>
      </w:del>
      <w:del w:id="15" w:author="  *^_^*" w:date="2020-09-15T12:23:05Z">
        <w:r>
          <w:rPr>
            <w:rFonts w:hint="eastAsia" w:asciiTheme="minorEastAsia" w:hAnsiTheme="minorEastAsia" w:eastAsiaTheme="minorEastAsia" w:cstheme="minorEastAsia"/>
            <w:sz w:val="24"/>
            <w:szCs w:val="24"/>
          </w:rPr>
          <w:delText>一点</w:delText>
        </w:r>
      </w:del>
      <w:del w:id="16" w:author="  *^_^*" w:date="2020-09-15T12:22:36Z">
        <w:r>
          <w:rPr>
            <w:rFonts w:hint="default" w:asciiTheme="minorEastAsia" w:hAnsiTheme="minorEastAsia" w:eastAsiaTheme="minorEastAsia" w:cstheme="minorEastAsia"/>
            <w:sz w:val="24"/>
            <w:szCs w:val="24"/>
            <w:lang w:val="en-US"/>
          </w:rPr>
          <w:delText>正是最宝贵同时也是最易被破坏的战略价值</w:delText>
        </w:r>
      </w:del>
      <w:ins w:id="17" w:author="  *^_^*" w:date="2020-09-15T12:22:36Z">
        <w:r>
          <w:rPr>
            <w:rFonts w:hint="eastAsia" w:asciiTheme="minorEastAsia" w:hAnsiTheme="minorEastAsia" w:cstheme="minorEastAsia"/>
            <w:sz w:val="24"/>
            <w:szCs w:val="24"/>
            <w:lang w:val="en-US" w:eastAsia="zh-CN"/>
          </w:rPr>
          <w:t>是</w:t>
        </w:r>
      </w:ins>
      <w:ins w:id="18" w:author="  *^_^*" w:date="2020-09-15T12:22:40Z">
        <w:r>
          <w:rPr>
            <w:rFonts w:hint="eastAsia" w:asciiTheme="minorEastAsia" w:hAnsiTheme="minorEastAsia" w:cstheme="minorEastAsia"/>
            <w:sz w:val="24"/>
            <w:szCs w:val="24"/>
            <w:lang w:val="en-US" w:eastAsia="zh-CN"/>
          </w:rPr>
          <w:t>湛江湾</w:t>
        </w:r>
      </w:ins>
      <w:ins w:id="19" w:author="  *^_^*" w:date="2020-09-15T12:25:33Z">
        <w:r>
          <w:rPr>
            <w:rFonts w:hint="eastAsia" w:asciiTheme="minorEastAsia" w:hAnsiTheme="minorEastAsia" w:cstheme="minorEastAsia"/>
            <w:sz w:val="24"/>
            <w:szCs w:val="24"/>
            <w:lang w:val="en-US" w:eastAsia="zh-CN"/>
          </w:rPr>
          <w:t>更为</w:t>
        </w:r>
      </w:ins>
      <w:ins w:id="20" w:author="  *^_^*" w:date="2020-09-15T12:22:43Z">
        <w:r>
          <w:rPr>
            <w:rFonts w:hint="eastAsia" w:asciiTheme="minorEastAsia" w:hAnsiTheme="minorEastAsia" w:cstheme="minorEastAsia"/>
            <w:sz w:val="24"/>
            <w:szCs w:val="24"/>
            <w:lang w:val="en-US" w:eastAsia="zh-CN"/>
          </w:rPr>
          <w:t>宝贵</w:t>
        </w:r>
      </w:ins>
      <w:ins w:id="21" w:author="  *^_^*" w:date="2020-09-15T12:24:21Z">
        <w:r>
          <w:rPr>
            <w:rFonts w:hint="eastAsia" w:asciiTheme="minorEastAsia" w:hAnsiTheme="minorEastAsia" w:cstheme="minorEastAsia"/>
            <w:sz w:val="24"/>
            <w:szCs w:val="24"/>
            <w:lang w:val="en-US" w:eastAsia="zh-CN"/>
          </w:rPr>
          <w:t>的</w:t>
        </w:r>
      </w:ins>
      <w:ins w:id="22" w:author="  *^_^*" w:date="2020-09-15T12:24:23Z">
        <w:r>
          <w:rPr>
            <w:rFonts w:hint="eastAsia" w:asciiTheme="minorEastAsia" w:hAnsiTheme="minorEastAsia" w:cstheme="minorEastAsia"/>
            <w:sz w:val="24"/>
            <w:szCs w:val="24"/>
            <w:lang w:val="en-US" w:eastAsia="zh-CN"/>
          </w:rPr>
          <w:t>价值</w:t>
        </w:r>
      </w:ins>
      <w:ins w:id="23" w:author="  *^_^*" w:date="2020-09-15T12:24:25Z">
        <w:r>
          <w:rPr>
            <w:rFonts w:hint="eastAsia" w:asciiTheme="minorEastAsia" w:hAnsiTheme="minorEastAsia" w:cstheme="minorEastAsia"/>
            <w:sz w:val="24"/>
            <w:szCs w:val="24"/>
            <w:lang w:val="en-US" w:eastAsia="zh-CN"/>
          </w:rPr>
          <w:t>所</w:t>
        </w:r>
      </w:ins>
      <w:ins w:id="24" w:author="  *^_^*" w:date="2020-09-15T12:24:33Z">
        <w:r>
          <w:rPr>
            <w:rFonts w:hint="eastAsia" w:asciiTheme="minorEastAsia" w:hAnsiTheme="minorEastAsia" w:cstheme="minorEastAsia"/>
            <w:sz w:val="24"/>
            <w:szCs w:val="24"/>
            <w:lang w:val="en-US" w:eastAsia="zh-CN"/>
          </w:rPr>
          <w:t>在</w:t>
        </w:r>
      </w:ins>
      <w:r>
        <w:rPr>
          <w:rFonts w:hint="eastAsia" w:asciiTheme="minorEastAsia" w:hAnsiTheme="minorEastAsia" w:eastAsiaTheme="minorEastAsia" w:cstheme="minorEastAsia"/>
          <w:sz w:val="24"/>
          <w:szCs w:val="24"/>
        </w:rPr>
        <w:t>。湛江经济飞速发展的同时，也面临着</w:t>
      </w:r>
      <w:del w:id="25" w:author="  *^_^*" w:date="2020-09-15T12:26:35Z">
        <w:r>
          <w:rPr>
            <w:rFonts w:hint="eastAsia" w:asciiTheme="minorEastAsia" w:hAnsiTheme="minorEastAsia" w:eastAsiaTheme="minorEastAsia" w:cstheme="minorEastAsia"/>
            <w:sz w:val="24"/>
            <w:szCs w:val="24"/>
          </w:rPr>
          <w:delText>潜在的</w:delText>
        </w:r>
      </w:del>
      <w:ins w:id="26" w:author="  *^_^*" w:date="2020-09-15T12:26:26Z">
        <w:r>
          <w:rPr>
            <w:rFonts w:hint="eastAsia" w:asciiTheme="minorEastAsia" w:hAnsiTheme="minorEastAsia" w:cstheme="minorEastAsia"/>
            <w:sz w:val="24"/>
            <w:szCs w:val="24"/>
            <w:lang w:val="en-US" w:eastAsia="zh-CN"/>
          </w:rPr>
          <w:t>上述</w:t>
        </w:r>
      </w:ins>
      <w:ins w:id="27" w:author="  *^_^*" w:date="2020-09-15T12:26:28Z">
        <w:r>
          <w:rPr>
            <w:rFonts w:hint="eastAsia" w:asciiTheme="minorEastAsia" w:hAnsiTheme="minorEastAsia" w:cstheme="minorEastAsia"/>
            <w:sz w:val="24"/>
            <w:szCs w:val="24"/>
            <w:lang w:val="en-US" w:eastAsia="zh-CN"/>
          </w:rPr>
          <w:t>生态</w:t>
        </w:r>
      </w:ins>
      <w:ins w:id="28" w:author="  *^_^*" w:date="2020-09-15T12:26:29Z">
        <w:r>
          <w:rPr>
            <w:rFonts w:hint="eastAsia" w:asciiTheme="minorEastAsia" w:hAnsiTheme="minorEastAsia" w:cstheme="minorEastAsia"/>
            <w:sz w:val="24"/>
            <w:szCs w:val="24"/>
            <w:lang w:val="en-US" w:eastAsia="zh-CN"/>
          </w:rPr>
          <w:t>被</w:t>
        </w:r>
      </w:ins>
      <w:del w:id="29" w:author="  *^_^*" w:date="2020-09-15T12:26:30Z">
        <w:r>
          <w:rPr>
            <w:rFonts w:hint="eastAsia" w:asciiTheme="minorEastAsia" w:hAnsiTheme="minorEastAsia" w:eastAsiaTheme="minorEastAsia" w:cstheme="minorEastAsia"/>
            <w:sz w:val="24"/>
            <w:szCs w:val="24"/>
          </w:rPr>
          <w:delText>环</w:delText>
        </w:r>
      </w:del>
      <w:del w:id="30" w:author="  *^_^*" w:date="2020-09-15T12:26:31Z">
        <w:r>
          <w:rPr>
            <w:rFonts w:hint="eastAsia" w:asciiTheme="minorEastAsia" w:hAnsiTheme="minorEastAsia" w:eastAsiaTheme="minorEastAsia" w:cstheme="minorEastAsia"/>
            <w:sz w:val="24"/>
            <w:szCs w:val="24"/>
          </w:rPr>
          <w:delText>境</w:delText>
        </w:r>
      </w:del>
      <w:ins w:id="31" w:author="  *^_^*" w:date="2020-09-15T12:26:19Z">
        <w:r>
          <w:rPr>
            <w:rFonts w:hint="eastAsia" w:asciiTheme="minorEastAsia" w:hAnsiTheme="minorEastAsia" w:cstheme="minorEastAsia"/>
            <w:sz w:val="24"/>
            <w:szCs w:val="24"/>
            <w:lang w:val="en-US" w:eastAsia="zh-CN"/>
          </w:rPr>
          <w:t>破坏</w:t>
        </w:r>
      </w:ins>
      <w:ins w:id="32" w:author="  *^_^*" w:date="2020-09-15T12:26:32Z">
        <w:r>
          <w:rPr>
            <w:rFonts w:hint="eastAsia" w:asciiTheme="minorEastAsia" w:hAnsiTheme="minorEastAsia" w:cstheme="minorEastAsia"/>
            <w:sz w:val="24"/>
            <w:szCs w:val="24"/>
            <w:lang w:val="en-US" w:eastAsia="zh-CN"/>
          </w:rPr>
          <w:t>的</w:t>
        </w:r>
      </w:ins>
      <w:r>
        <w:rPr>
          <w:rFonts w:hint="eastAsia" w:asciiTheme="minorEastAsia" w:hAnsiTheme="minorEastAsia" w:eastAsiaTheme="minorEastAsia" w:cstheme="minorEastAsia"/>
          <w:sz w:val="24"/>
          <w:szCs w:val="24"/>
        </w:rPr>
        <w:t>问题</w:t>
      </w:r>
      <w:r>
        <w:rPr>
          <w:rStyle w:val="6"/>
          <w:rFonts w:hint="eastAsia" w:asciiTheme="minorEastAsia" w:hAnsiTheme="minorEastAsia" w:eastAsiaTheme="minorEastAsia" w:cstheme="minorEastAsia"/>
          <w:sz w:val="24"/>
          <w:szCs w:val="24"/>
        </w:rPr>
        <w:t>[</w:t>
      </w:r>
      <w:r>
        <w:rPr>
          <w:rStyle w:val="6"/>
          <w:rFonts w:hint="eastAsia" w:asciiTheme="minorEastAsia" w:hAnsiTheme="minorEastAsia" w:eastAsiaTheme="minorEastAsia" w:cstheme="minorEastAsia"/>
          <w:sz w:val="24"/>
          <w:szCs w:val="24"/>
        </w:rPr>
        <w:endnoteReference w:id="0"/>
      </w:r>
      <w:r>
        <w:rPr>
          <w:rStyle w:val="6"/>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如何在发展临湾重工的同时保护好湛江湾的生态环境价值，是值得所有人共同探讨的问题。</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0" w:firstLineChars="0"/>
        <w:textAlignment w:val="auto"/>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2"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1集聚点模型</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cstheme="minorEastAsia"/>
          <w:sz w:val="24"/>
          <w:szCs w:val="24"/>
          <w:lang w:eastAsia="zh-CN"/>
        </w:rPr>
      </w:pPr>
      <w:del w:id="33" w:author="  *^_^*" w:date="2020-09-15T12:26:46Z">
        <w:r>
          <w:rPr>
            <w:rFonts w:hint="eastAsia" w:asciiTheme="minorEastAsia" w:hAnsiTheme="minorEastAsia" w:cstheme="minorEastAsia"/>
            <w:sz w:val="24"/>
            <w:szCs w:val="24"/>
            <w:lang w:val="en-US" w:eastAsia="zh-CN"/>
          </w:rPr>
          <w:delText>由于</w:delText>
        </w:r>
      </w:del>
      <w:r>
        <w:rPr>
          <w:rFonts w:hint="eastAsia" w:asciiTheme="minorEastAsia" w:hAnsiTheme="minorEastAsia" w:cstheme="minorEastAsia"/>
          <w:sz w:val="24"/>
          <w:szCs w:val="24"/>
          <w:lang w:val="en-US" w:eastAsia="zh-CN"/>
        </w:rPr>
        <w:t>垃圾在近海地区主要的输运动力是水力运输，可以认为，水流的交汇点也往往是垃圾的交汇点。于是可以</w:t>
      </w:r>
      <w:r>
        <w:rPr>
          <w:rFonts w:hint="eastAsia" w:asciiTheme="minorEastAsia" w:hAnsiTheme="minorEastAsia" w:eastAsiaTheme="minorEastAsia" w:cstheme="minorEastAsia"/>
          <w:sz w:val="24"/>
          <w:szCs w:val="24"/>
        </w:rPr>
        <w:t>根据沿岸地区每一点的水流对垃圾的运输</w:t>
      </w:r>
      <w:r>
        <w:rPr>
          <w:rFonts w:hint="eastAsia" w:asciiTheme="minorEastAsia" w:hAnsiTheme="minorEastAsia" w:cstheme="minorEastAsia"/>
          <w:sz w:val="24"/>
          <w:szCs w:val="24"/>
          <w:lang w:val="en-US" w:eastAsia="zh-CN"/>
        </w:rPr>
        <w:t>与水流交汇计算</w:t>
      </w:r>
      <w:r>
        <w:rPr>
          <w:rFonts w:hint="eastAsia" w:asciiTheme="minorEastAsia" w:hAnsiTheme="minorEastAsia" w:eastAsiaTheme="minorEastAsia" w:cstheme="minorEastAsia"/>
          <w:sz w:val="24"/>
          <w:szCs w:val="24"/>
        </w:rPr>
        <w:t>从而得出垃圾分布点</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从而建立如下的垃圾集聚点模型</w:t>
      </w:r>
      <w:r>
        <w:rPr>
          <w:rFonts w:hint="eastAsia"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_Ref270 \h </w:instrText>
      </w:r>
      <w:r>
        <w:rPr>
          <w:rFonts w:hint="eastAsia" w:asciiTheme="minorEastAsia" w:hAnsiTheme="minorEastAsia" w:cstheme="minorEastAsia"/>
          <w:sz w:val="24"/>
          <w:szCs w:val="24"/>
          <w:lang w:val="en-US" w:eastAsia="zh-CN"/>
        </w:rPr>
        <w:fldChar w:fldCharType="separate"/>
      </w:r>
      <w:r>
        <w:rPr>
          <w:sz w:val="24"/>
        </w:rPr>
        <w:t>图 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假设有两条汇聚</w:t>
      </w:r>
      <w:r>
        <w:rPr>
          <w:rFonts w:hint="eastAsia" w:asciiTheme="minorEastAsia" w:hAnsiTheme="minorEastAsia" w:cstheme="minorEastAsia"/>
          <w:sz w:val="24"/>
          <w:szCs w:val="24"/>
          <w:lang w:val="en-US" w:eastAsia="zh-CN"/>
        </w:rPr>
        <w:t>于点</w:t>
      </w:r>
      <w:r>
        <w:rPr>
          <w:rFonts w:hint="eastAsia" w:asciiTheme="minorEastAsia" w:hAnsiTheme="minorEastAsia" w:cstheme="minorEastAsia"/>
          <w:position w:val="-6"/>
          <w:sz w:val="24"/>
          <w:szCs w:val="24"/>
          <w:lang w:val="en-US" w:eastAsia="zh-CN"/>
        </w:rPr>
        <w:object>
          <v:shape id="_x0000_i1025" o:spt="75" type="#_x0000_t75" style="height:13.95pt;width:12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asciiTheme="minorEastAsia" w:hAnsiTheme="minorEastAsia" w:eastAsiaTheme="minorEastAsia" w:cstheme="minorEastAsia"/>
          <w:sz w:val="24"/>
          <w:szCs w:val="24"/>
        </w:rPr>
        <w:t>的水流，设水流</w:t>
      </w:r>
      <w:r>
        <w:rPr>
          <w:rFonts w:hint="eastAsia" w:asciiTheme="minorEastAsia" w:hAnsiTheme="minorEastAsia" w:cstheme="minorEastAsia"/>
          <w:sz w:val="24"/>
          <w:szCs w:val="24"/>
          <w:lang w:val="en-US" w:eastAsia="zh-CN"/>
        </w:rPr>
        <w:t>由</w:t>
      </w:r>
      <w:r>
        <w:rPr>
          <w:rFonts w:hint="eastAsia" w:asciiTheme="minorEastAsia" w:hAnsiTheme="minorEastAsia" w:cstheme="minorEastAsia"/>
          <w:position w:val="-6"/>
          <w:sz w:val="24"/>
          <w:szCs w:val="24"/>
          <w:lang w:val="en-US" w:eastAsia="zh-CN"/>
        </w:rPr>
        <w:object>
          <v:shape id="_x0000_i1026" o:spt="75" type="#_x0000_t75" style="height:13.95pt;width:11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asciiTheme="minorEastAsia" w:hAnsiTheme="minorEastAsia" w:cstheme="minorEastAsia"/>
          <w:sz w:val="24"/>
          <w:szCs w:val="24"/>
          <w:lang w:val="en-US" w:eastAsia="zh-CN"/>
        </w:rPr>
        <w:t>流向</w:t>
      </w:r>
      <w:r>
        <w:rPr>
          <w:rFonts w:hint="eastAsia" w:asciiTheme="minorEastAsia" w:hAnsiTheme="minorEastAsia" w:cstheme="minorEastAsia"/>
          <w:position w:val="-4"/>
          <w:sz w:val="24"/>
          <w:szCs w:val="24"/>
          <w:lang w:val="en-US" w:eastAsia="zh-CN"/>
        </w:rPr>
        <w:object>
          <v:shape id="_x0000_i1027" o:spt="75" type="#_x0000_t75" style="height:13pt;width:12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position w:val="-4"/>
          <w:sz w:val="24"/>
          <w:szCs w:val="24"/>
          <w:lang w:val="en-US" w:eastAsia="zh-CN"/>
        </w:rPr>
        <w:object>
          <v:shape id="_x0000_i1028" o:spt="75" type="#_x0000_t75" style="height:13pt;width:12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eastAsia" w:asciiTheme="minorEastAsia" w:hAnsiTheme="minorEastAsia" w:cstheme="minorEastAsia"/>
          <w:sz w:val="24"/>
          <w:szCs w:val="24"/>
          <w:lang w:val="en-US" w:eastAsia="zh-CN"/>
        </w:rPr>
        <w:t>处反射后流向</w:t>
      </w:r>
      <w:r>
        <w:rPr>
          <w:rFonts w:hint="eastAsia" w:asciiTheme="minorEastAsia" w:hAnsiTheme="minorEastAsia" w:cstheme="minorEastAsia"/>
          <w:position w:val="-6"/>
          <w:sz w:val="24"/>
          <w:szCs w:val="24"/>
          <w:lang w:val="en-US" w:eastAsia="zh-CN"/>
        </w:rPr>
        <w:object>
          <v:shape id="_x0000_i1029" o:spt="75" type="#_x0000_t75" style="height:13.95pt;width:12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eastAsia" w:asciiTheme="minorEastAsia" w:hAnsiTheme="minorEastAsia" w:cstheme="minorEastAsia"/>
          <w:sz w:val="24"/>
          <w:szCs w:val="24"/>
          <w:lang w:val="en-US" w:eastAsia="zh-CN"/>
        </w:rPr>
        <w:t>而形成反射水流</w:t>
      </w:r>
      <w:r>
        <w:rPr>
          <w:rFonts w:hint="eastAsia" w:asciiTheme="minorEastAsia" w:hAnsiTheme="minorEastAsia" w:cstheme="minorEastAsia"/>
          <w:position w:val="-6"/>
          <w:sz w:val="24"/>
          <w:szCs w:val="24"/>
          <w:lang w:val="en-US" w:eastAsia="zh-CN"/>
        </w:rPr>
        <w:object>
          <v:shape id="_x0000_i1030" o:spt="75" type="#_x0000_t75" style="height:13.95pt;width:21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r>
        <w:rPr>
          <w:rFonts w:hint="eastAsia" w:asciiTheme="minorEastAsia" w:hAnsiTheme="minorEastAsia" w:cstheme="minorEastAsia"/>
          <w:sz w:val="24"/>
          <w:szCs w:val="24"/>
          <w:lang w:val="en-US" w:eastAsia="zh-CN"/>
        </w:rPr>
        <w:t>,同理假设存在反射水流</w:t>
      </w:r>
      <w:r>
        <w:rPr>
          <w:rFonts w:hint="eastAsia" w:asciiTheme="minorEastAsia" w:hAnsiTheme="minorEastAsia" w:cstheme="minorEastAsia"/>
          <w:position w:val="-6"/>
          <w:sz w:val="24"/>
          <w:szCs w:val="24"/>
          <w:lang w:val="en-US" w:eastAsia="zh-CN"/>
        </w:rPr>
        <w:object>
          <v:shape id="_x0000_i1031" o:spt="75" type="#_x0000_t75" style="height:13.95pt;width:20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200"/>
        <w:jc w:val="center"/>
        <w:textAlignment w:val="auto"/>
        <w:rPr>
          <w:rFonts w:hint="eastAsia" w:asciiTheme="minorEastAsia" w:hAnsiTheme="minorEastAsia" w:cs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200"/>
        <w:jc w:val="center"/>
        <w:textAlignment w:val="auto"/>
        <w:rPr>
          <w:ins w:id="34" w:author="  *^_^*" w:date="2020-09-15T13:00:42Z"/>
          <w:rFonts w:hint="eastAsia" w:asciiTheme="minorEastAsia" w:hAnsiTheme="minorEastAsia" w:cstheme="minorEastAsia"/>
          <w:sz w:val="21"/>
          <w:szCs w:val="21"/>
          <w:lang w:val="en-US" w:eastAsia="zh-CN"/>
        </w:rPr>
      </w:pPr>
      <w:ins w:id="35" w:author="  *^_^*" w:date="2020-09-15T13:00:34Z">
        <w:r>
          <w:rPr>
            <w:rFonts w:hint="eastAsia" w:asciiTheme="minorEastAsia" w:hAnsiTheme="minorEastAsia" w:cstheme="minorEastAsia"/>
            <w:sz w:val="21"/>
            <w:szCs w:val="21"/>
            <w:lang w:val="en-US" w:eastAsia="zh-CN"/>
          </w:rPr>
          <w:drawing>
            <wp:inline distT="0" distB="0" distL="114300" distR="114300">
              <wp:extent cx="3876675" cy="1597025"/>
              <wp:effectExtent l="0" t="0" r="9525" b="3175"/>
              <wp:docPr id="9" name="图片 9" descr="cross_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ross_point"/>
                      <pic:cNvPicPr>
                        <a:picLocks noChangeAspect="1"/>
                      </pic:cNvPicPr>
                    </pic:nvPicPr>
                    <pic:blipFill>
                      <a:blip r:embed="rId20"/>
                      <a:srcRect t="17128" b="21080"/>
                      <a:stretch>
                        <a:fillRect/>
                      </a:stretch>
                    </pic:blipFill>
                    <pic:spPr>
                      <a:xfrm>
                        <a:off x="0" y="0"/>
                        <a:ext cx="3876675" cy="1597025"/>
                      </a:xfrm>
                      <a:prstGeom prst="rect">
                        <a:avLst/>
                      </a:prstGeom>
                    </pic:spPr>
                  </pic:pic>
                </a:graphicData>
              </a:graphic>
            </wp:inline>
          </w:drawing>
        </w:r>
      </w:ins>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200"/>
        <w:jc w:val="center"/>
        <w:textAlignment w:val="auto"/>
        <w:rPr>
          <w:del w:id="37" w:author="  *^_^*" w:date="2020-09-15T13:00:34Z"/>
          <w:rFonts w:hint="eastAsia" w:asciiTheme="minorEastAsia" w:hAnsiTheme="minorEastAsia" w:cstheme="minorEastAsia"/>
          <w:sz w:val="21"/>
          <w:szCs w:val="21"/>
          <w:lang w:val="en-US" w:eastAsia="zh-CN"/>
        </w:rPr>
      </w:pPr>
      <w:del w:id="38" w:author="  *^_^*" w:date="2020-09-15T13:00:34Z">
        <w:r>
          <w:rPr>
            <w:rFonts w:hint="eastAsia" w:asciiTheme="minorEastAsia" w:hAnsiTheme="minorEastAsia" w:cstheme="minorEastAsia"/>
            <w:sz w:val="21"/>
            <w:szCs w:val="21"/>
            <w:lang w:val="en-US" w:eastAsia="zh-CN"/>
          </w:rPr>
          <w:drawing>
            <wp:inline distT="0" distB="0" distL="114300" distR="114300">
              <wp:extent cx="3487420" cy="2327275"/>
              <wp:effectExtent l="0" t="0" r="2540" b="4445"/>
              <wp:docPr id="2" name="图片 2" descr="cross_point _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ross_point _ang"/>
                      <pic:cNvPicPr>
                        <a:picLocks noChangeAspect="1"/>
                      </pic:cNvPicPr>
                    </pic:nvPicPr>
                    <pic:blipFill>
                      <a:blip r:embed="rId21"/>
                      <a:stretch>
                        <a:fillRect/>
                      </a:stretch>
                    </pic:blipFill>
                    <pic:spPr>
                      <a:xfrm>
                        <a:off x="0" y="0"/>
                        <a:ext cx="3487420" cy="2327275"/>
                      </a:xfrm>
                      <a:prstGeom prst="rect">
                        <a:avLst/>
                      </a:prstGeom>
                    </pic:spPr>
                  </pic:pic>
                </a:graphicData>
              </a:graphic>
            </wp:inline>
          </w:drawing>
        </w:r>
      </w:del>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00" w:firstLineChars="200"/>
        <w:jc w:val="center"/>
        <w:textAlignment w:val="auto"/>
        <w:rPr>
          <w:rFonts w:hint="default" w:eastAsia="黑体" w:asciiTheme="minorEastAsia" w:hAnsiTheme="minorEastAsia" w:cstheme="minorEastAsia"/>
          <w:sz w:val="21"/>
          <w:szCs w:val="21"/>
          <w:lang w:val="en-US" w:eastAsia="zh-CN"/>
        </w:rPr>
      </w:pPr>
      <w:bookmarkStart w:id="0" w:name="_Ref270"/>
      <w:bookmarkStart w:id="1" w:name="_Ref234"/>
      <w:r>
        <w:t xml:space="preserve">图 </w:t>
      </w:r>
      <w:r>
        <w:fldChar w:fldCharType="begin"/>
      </w:r>
      <w:r>
        <w:instrText xml:space="preserve"> SEQ 图 \* ARABIC </w:instrText>
      </w:r>
      <w:r>
        <w:fldChar w:fldCharType="separate"/>
      </w:r>
      <w:r>
        <w:t>1</w:t>
      </w:r>
      <w:r>
        <w:fldChar w:fldCharType="end"/>
      </w:r>
      <w:bookmarkEnd w:id="0"/>
      <w:r>
        <w:rPr>
          <w:rFonts w:hint="eastAsia"/>
          <w:lang w:val="en-US" w:eastAsia="zh-CN"/>
        </w:rPr>
        <w:t xml:space="preserve"> 水流交汇示意图</w:t>
      </w:r>
      <w:bookmarkEnd w:id="1"/>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假设</w:t>
      </w:r>
      <w:r>
        <w:rPr>
          <w:rFonts w:hint="eastAsia" w:asciiTheme="minorEastAsia" w:hAnsiTheme="minorEastAsia" w:eastAsiaTheme="minorEastAsia" w:cstheme="minorEastAsia"/>
          <w:sz w:val="24"/>
          <w:szCs w:val="24"/>
        </w:rPr>
        <w:t>点</w:t>
      </w:r>
      <w:r>
        <w:rPr>
          <w:rFonts w:hint="eastAsia" w:ascii="Times New Roman Uni" w:hAnsi="Times New Roman Uni" w:eastAsia="Times New Roman Uni" w:cs="Times New Roman Uni"/>
          <w:i/>
          <w:iCs/>
          <w:sz w:val="24"/>
          <w:szCs w:val="24"/>
        </w:rPr>
        <w:t>A</w:t>
      </w:r>
      <w:r>
        <w:rPr>
          <w:rFonts w:hint="eastAsia" w:asciiTheme="minorEastAsia" w:hAnsiTheme="minorEastAsia" w:eastAsiaTheme="minorEastAsia" w:cstheme="minorEastAsia"/>
          <w:sz w:val="24"/>
          <w:szCs w:val="24"/>
        </w:rPr>
        <w:t>为</w:t>
      </w:r>
      <w:r>
        <w:rPr>
          <w:rFonts w:hint="eastAsia" w:asciiTheme="minorEastAsia" w:hAnsiTheme="minorEastAsia" w:eastAsiaTheme="minorEastAsia" w:cstheme="minorEastAsia"/>
          <w:position w:val="-12"/>
          <w:sz w:val="24"/>
          <w:szCs w:val="24"/>
        </w:rPr>
        <w:object>
          <v:shape id="_x0000_i1032" o:spt="75" type="#_x0000_t75" style="height:18pt;width:36pt;" o:ole="t" filled="f" o:preferrelative="t" stroked="f" coordsize="21600,21600">
            <v:path/>
            <v:fill on="f" focussize="0,0"/>
            <v:stroke on="f"/>
            <v:imagedata r:id="rId23" o:title=""/>
            <o:lock v:ext="edit" aspectratio="t"/>
            <w10:wrap type="none"/>
            <w10:anchorlock/>
          </v:shape>
          <o:OLEObject Type="Embed" ProgID="Equation.DSMT4" ShapeID="_x0000_i1032" DrawAspect="Content" ObjectID="_1468075732" r:id="rId22">
            <o:LockedField>false</o:LockedField>
          </o:OLEObject>
        </w:object>
      </w:r>
      <w:r>
        <w:rPr>
          <w:rFonts w:hint="eastAsia" w:asciiTheme="minorEastAsia" w:hAnsiTheme="minorEastAsia" w:eastAsiaTheme="minorEastAsia" w:cstheme="minorEastAsia"/>
          <w:sz w:val="24"/>
          <w:szCs w:val="24"/>
        </w:rPr>
        <w:t>,点</w:t>
      </w:r>
      <w:r>
        <w:rPr>
          <w:rFonts w:hint="eastAsia" w:ascii="Times New Roman Uni" w:hAnsi="Times New Roman Uni" w:eastAsia="Times New Roman Uni" w:cs="Times New Roman Uni"/>
          <w:i/>
          <w:iCs/>
          <w:sz w:val="24"/>
          <w:szCs w:val="24"/>
        </w:rPr>
        <w:t>B</w:t>
      </w:r>
      <w:r>
        <w:rPr>
          <w:rFonts w:hint="eastAsia" w:asciiTheme="minorEastAsia" w:hAnsiTheme="minorEastAsia" w:eastAsiaTheme="minorEastAsia" w:cstheme="minorEastAsia"/>
          <w:sz w:val="24"/>
          <w:szCs w:val="24"/>
        </w:rPr>
        <w:t>为</w:t>
      </w:r>
      <w:r>
        <w:rPr>
          <w:rFonts w:hint="eastAsia" w:asciiTheme="minorEastAsia" w:hAnsiTheme="minorEastAsia" w:eastAsiaTheme="minorEastAsia" w:cstheme="minorEastAsia"/>
          <w:position w:val="-12"/>
          <w:sz w:val="24"/>
          <w:szCs w:val="24"/>
        </w:rPr>
        <w:object>
          <v:shape id="_x0000_i1033" o:spt="75" type="#_x0000_t75" style="height:18pt;width:38pt;" o:ole="t" filled="f" o:preferrelative="t" stroked="f" coordsize="21600,21600">
            <v:path/>
            <v:fill on="f" focussize="0,0"/>
            <v:stroke on="f"/>
            <v:imagedata r:id="rId25" o:title=""/>
            <o:lock v:ext="edit" aspectratio="t"/>
            <w10:wrap type="none"/>
            <w10:anchorlock/>
          </v:shape>
          <o:OLEObject Type="Embed" ProgID="Equation.DSMT4" ShapeID="_x0000_i1033" DrawAspect="Content" ObjectID="_1468075733" r:id="rId24">
            <o:LockedField>false</o:LockedField>
          </o:OLEObject>
        </w:object>
      </w:r>
      <w:r>
        <w:rPr>
          <w:rFonts w:hint="eastAsia" w:asciiTheme="minorEastAsia" w:hAnsiTheme="minorEastAsia" w:eastAsiaTheme="minorEastAsia" w:cstheme="minorEastAsia"/>
          <w:sz w:val="24"/>
          <w:szCs w:val="24"/>
        </w:rPr>
        <w:t>,水流的交点</w:t>
      </w:r>
      <w:r>
        <w:rPr>
          <w:rFonts w:hint="eastAsia" w:ascii="Times New Roman Uni" w:hAnsi="Times New Roman Uni" w:eastAsia="Times New Roman Uni" w:cs="Times New Roman Uni"/>
          <w:i/>
          <w:iCs/>
          <w:sz w:val="24"/>
          <w:szCs w:val="24"/>
        </w:rPr>
        <w:t>C</w:t>
      </w:r>
      <w:r>
        <w:rPr>
          <w:rFonts w:hint="eastAsia" w:asciiTheme="minorEastAsia" w:hAnsiTheme="minorEastAsia" w:eastAsiaTheme="minorEastAsia" w:cstheme="minorEastAsia"/>
          <w:sz w:val="24"/>
          <w:szCs w:val="24"/>
        </w:rPr>
        <w:t>为</w:t>
      </w:r>
      <w:r>
        <w:rPr>
          <w:rFonts w:hint="eastAsia" w:asciiTheme="minorEastAsia" w:hAnsiTheme="minorEastAsia" w:eastAsiaTheme="minorEastAsia" w:cstheme="minorEastAsia"/>
          <w:position w:val="-12"/>
          <w:sz w:val="24"/>
          <w:szCs w:val="24"/>
        </w:rPr>
        <w:object>
          <v:shape id="_x0000_i1034" o:spt="75" type="#_x0000_t75" style="height:18pt;width:37pt;" o:ole="t" filled="f" o:preferrelative="t" stroked="f" coordsize="21600,21600">
            <v:path/>
            <v:fill on="f" focussize="0,0"/>
            <v:stroke on="f"/>
            <v:imagedata r:id="rId27" o:title=""/>
            <o:lock v:ext="edit" aspectratio="t"/>
            <w10:wrap type="none"/>
            <w10:anchorlock/>
          </v:shape>
          <o:OLEObject Type="Embed" ProgID="Equation.DSMT4" ShapeID="_x0000_i1034" DrawAspect="Content" ObjectID="_1468075734" r:id="rId26">
            <o:LockedField>false</o:LockedField>
          </o:OLEObject>
        </w:object>
      </w:r>
      <w:r>
        <w:rPr>
          <w:rFonts w:hint="eastAsia" w:asciiTheme="minorEastAsia" w:hAnsiTheme="minorEastAsia" w:eastAsiaTheme="minorEastAsia" w:cstheme="minorEastAsia"/>
          <w:sz w:val="24"/>
          <w:szCs w:val="24"/>
        </w:rPr>
        <w:t>。由几何关系得：</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position w:val="-30"/>
          <w:sz w:val="24"/>
          <w:szCs w:val="24"/>
        </w:rPr>
        <w:object>
          <v:shape id="_x0000_i1035" o:spt="75" type="#_x0000_t75" style="height:34pt;width:348pt;" o:ole="t" filled="f" o:preferrelative="t" stroked="f" coordsize="21600,21600">
            <v:path/>
            <v:fill on="f" focussize="0,0"/>
            <v:stroke on="f"/>
            <v:imagedata r:id="rId29" o:title=""/>
            <o:lock v:ext="edit" aspectratio="t"/>
            <w10:wrap type="none"/>
            <w10:anchorlock/>
          </v:shape>
          <o:OLEObject Type="Embed" ProgID="Equation.DSMT4" ShapeID="_x0000_i1035" DrawAspect="Content" ObjectID="_1468075735" r:id="rId28">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center"/>
        <w:rPr>
          <w:rFonts w:hint="eastAsia" w:asciiTheme="minorEastAsia" w:hAnsiTheme="minorEastAsia" w:eastAsiaTheme="minorEastAsia" w:cstheme="minorEastAsia"/>
          <w:sz w:val="24"/>
          <w:szCs w:val="24"/>
        </w:rPr>
      </w:pPr>
      <w:r>
        <w:rPr>
          <w:rFonts w:hint="eastAsia" w:asciiTheme="minorEastAsia" w:hAnsiTheme="minorEastAsia" w:cstheme="minorEastAsia"/>
          <w:position w:val="-12"/>
          <w:sz w:val="24"/>
          <w:szCs w:val="24"/>
          <w:lang w:val="en-US" w:eastAsia="zh-CN"/>
        </w:rPr>
        <w:t>又因为</w:t>
      </w:r>
      <w:r>
        <w:rPr>
          <w:rFonts w:hint="eastAsia" w:asciiTheme="minorEastAsia" w:hAnsiTheme="minorEastAsia" w:eastAsiaTheme="minorEastAsia" w:cstheme="minorEastAsia"/>
          <w:position w:val="-12"/>
          <w:sz w:val="24"/>
          <w:szCs w:val="24"/>
        </w:rPr>
        <w:object>
          <v:shape id="_x0000_i1036" o:spt="75" type="#_x0000_t75" style="height:18pt;width:208pt;" o:ole="t" filled="f" o:preferrelative="t" stroked="f" coordsize="21600,21600">
            <v:path/>
            <v:fill on="f" focussize="0,0"/>
            <v:stroke on="f"/>
            <v:imagedata r:id="rId31" o:title=""/>
            <o:lock v:ext="edit" aspectratio="t"/>
            <w10:wrap type="none"/>
            <w10:anchorlock/>
          </v:shape>
          <o:OLEObject Type="Embed" ProgID="Equation.DSMT4" ShapeID="_x0000_i1036" DrawAspect="Content" ObjectID="_1468075736" r:id="rId30">
            <o:LockedField>false</o:LockedField>
          </o:OLEObject>
        </w:object>
      </w:r>
      <w:r>
        <w:rPr>
          <w:rFonts w:hint="eastAsia" w:asciiTheme="minorEastAsia" w:hAnsiTheme="minorEastAsia" w:cstheme="minorEastAsia"/>
          <w:position w:val="-12"/>
          <w:sz w:val="24"/>
          <w:szCs w:val="24"/>
          <w:lang w:val="en-US" w:eastAsia="zh-CN"/>
        </w:rPr>
        <w:t>有</w:t>
      </w:r>
      <w:r>
        <w:rPr>
          <w:rFonts w:hint="eastAsia" w:asciiTheme="minorEastAsia" w:hAnsiTheme="minorEastAsia" w:eastAsiaTheme="minorEastAsia" w:cstheme="minorEastAsia"/>
          <w:position w:val="-12"/>
          <w:sz w:val="24"/>
          <w:szCs w:val="24"/>
        </w:rPr>
        <w:object>
          <v:shape id="_x0000_i1037" o:spt="75" type="#_x0000_t75" style="height:18pt;width:114.95pt;" o:ole="t" filled="f" o:preferrelative="t" stroked="f" coordsize="21600,21600">
            <v:path/>
            <v:fill on="f" focussize="0,0"/>
            <v:stroke on="f"/>
            <v:imagedata r:id="rId33" o:title=""/>
            <o:lock v:ext="edit" aspectratio="t"/>
            <w10:wrap type="none"/>
            <w10:anchorlock/>
          </v:shape>
          <o:OLEObject Type="Embed" ProgID="Equation.DSMT4" ShapeID="_x0000_i1037" DrawAspect="Content" ObjectID="_1468075737" r:id="rId32">
            <o:LockedField>false</o:LockedField>
          </o:OLEObject>
        </w:object>
      </w:r>
      <w:r>
        <w:rPr>
          <w:rFonts w:hint="eastAsia" w:asciiTheme="minorEastAsia" w:hAnsiTheme="minorEastAsia" w:cstheme="minorEastAsia"/>
          <w:position w:val="-12"/>
          <w:sz w:val="24"/>
          <w:szCs w:val="24"/>
          <w:lang w:val="en-US" w:eastAsia="zh-CN"/>
        </w:rPr>
        <w:t>,此时</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jc w:val="center"/>
        <w:textAlignment w:val="baseline"/>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position w:val="-30"/>
          <w:sz w:val="24"/>
          <w:szCs w:val="24"/>
          <w:lang w:eastAsia="zh-CN"/>
        </w:rPr>
        <w:object>
          <v:shape id="_x0000_i1038" o:spt="75" type="#_x0000_t75" style="height:34pt;width:201pt;" o:ole="t" filled="f" o:preferrelative="t" stroked="f" coordsize="21600,21600">
            <v:path/>
            <v:fill on="f" focussize="0,0"/>
            <v:stroke on="f"/>
            <v:imagedata r:id="rId35" o:title=""/>
            <o:lock v:ext="edit" aspectratio="t"/>
            <w10:wrap type="none"/>
            <w10:anchorlock/>
          </v:shape>
          <o:OLEObject Type="Embed" ProgID="Equation.DSMT4" ShapeID="_x0000_i1038" DrawAspect="Content" ObjectID="_1468075738" r:id="rId34">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position w:val="-12"/>
          <w:sz w:val="24"/>
          <w:szCs w:val="24"/>
          <w:lang w:val="en-US" w:eastAsia="zh-CN"/>
        </w:rPr>
        <w:t>即</w:t>
      </w:r>
      <w:r>
        <w:rPr>
          <w:rFonts w:hint="eastAsia" w:asciiTheme="minorEastAsia" w:hAnsiTheme="minorEastAsia" w:eastAsiaTheme="minorEastAsia" w:cstheme="minorEastAsia"/>
          <w:position w:val="-12"/>
          <w:sz w:val="24"/>
          <w:szCs w:val="24"/>
          <w:lang w:eastAsia="zh-CN"/>
        </w:rPr>
        <w:object>
          <v:shape id="_x0000_i1039" o:spt="75" type="#_x0000_t75" style="height:18pt;width:190pt;" o:ole="t" filled="f" o:preferrelative="t" stroked="f" coordsize="21600,21600">
            <v:path/>
            <v:fill on="f" focussize="0,0"/>
            <v:stroke on="f"/>
            <v:imagedata r:id="rId37" o:title=""/>
            <o:lock v:ext="edit" aspectratio="t"/>
            <w10:wrap type="none"/>
            <w10:anchorlock/>
          </v:shape>
          <o:OLEObject Type="Embed" ProgID="Equation.DSMT4" ShapeID="_x0000_i1039" DrawAspect="Content" ObjectID="_1468075739" r:id="rId36">
            <o:LockedField>false</o:LockedField>
          </o:OLEObject>
        </w:object>
      </w:r>
      <w:r>
        <w:rPr>
          <w:rFonts w:hint="eastAsia" w:asciiTheme="minorEastAsia" w:hAnsiTheme="minorEastAsia" w:cstheme="minorEastAsia"/>
          <w:position w:val="-12"/>
          <w:sz w:val="24"/>
          <w:szCs w:val="24"/>
          <w:lang w:val="en-US" w:eastAsia="zh-CN"/>
        </w:rPr>
        <w:t>,于是得到如下垃圾集聚点</w:t>
      </w:r>
      <w:r>
        <w:rPr>
          <w:rFonts w:hint="eastAsia" w:asciiTheme="minorEastAsia" w:hAnsiTheme="minorEastAsia" w:cstheme="minorEastAsia"/>
          <w:position w:val="-12"/>
          <w:sz w:val="24"/>
          <w:szCs w:val="24"/>
          <w:lang w:val="en-US" w:eastAsia="zh-CN"/>
        </w:rPr>
        <w:object>
          <v:shape id="_x0000_i1040"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40" DrawAspect="Content" ObjectID="_1468075740" r:id="rId38">
            <o:LockedField>false</o:LockedField>
          </o:OLEObject>
        </w:object>
      </w:r>
      <w:r>
        <w:rPr>
          <w:rFonts w:hint="eastAsia" w:asciiTheme="minorEastAsia" w:hAnsiTheme="minorEastAsia" w:cstheme="minorEastAsia"/>
          <w:position w:val="-12"/>
          <w:sz w:val="24"/>
          <w:szCs w:val="24"/>
          <w:lang w:val="en-US" w:eastAsia="zh-CN"/>
        </w:rPr>
        <w:t>的计算式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jc w:val="center"/>
        <w:textAlignment w:val="auto"/>
        <w:rPr>
          <w:rFonts w:hint="eastAsia" w:asciiTheme="minorEastAsia" w:hAnsiTheme="minorEastAsia" w:eastAsiaTheme="minorEastAsia" w:cstheme="minorEastAsia"/>
          <w:position w:val="-30"/>
          <w:sz w:val="24"/>
          <w:szCs w:val="24"/>
          <w:lang w:eastAsia="zh-CN"/>
        </w:rPr>
      </w:pPr>
      <w:r>
        <w:rPr>
          <w:rFonts w:hint="eastAsia" w:asciiTheme="minorEastAsia" w:hAnsiTheme="minorEastAsia" w:eastAsiaTheme="minorEastAsia" w:cstheme="minorEastAsia"/>
          <w:position w:val="-48"/>
          <w:sz w:val="24"/>
          <w:szCs w:val="24"/>
          <w:lang w:eastAsia="zh-CN"/>
        </w:rPr>
        <w:object>
          <v:shape id="_x0000_i1041" o:spt="75" type="#_x0000_t75" style="height:54pt;width:162pt;" o:ole="t" filled="f" o:preferrelative="t" stroked="f" coordsize="21600,21600">
            <v:path/>
            <v:fill on="f" focussize="0,0"/>
            <v:stroke on="f"/>
            <v:imagedata r:id="rId41" o:title=""/>
            <o:lock v:ext="edit" aspectratio="t"/>
            <w10:wrap type="none"/>
            <w10:anchorlock/>
          </v:shape>
          <o:OLEObject Type="Embed" ProgID="Equation.DSMT4" ShapeID="_x0000_i1041" DrawAspect="Content" ObjectID="_1468075741" r:id="rId40">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eastAsiaTheme="minorEastAsia" w:cstheme="minorEastAsia"/>
          <w:position w:val="-30"/>
          <w:sz w:val="24"/>
          <w:szCs w:val="24"/>
          <w:lang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240" w:lineRule="auto"/>
        <w:ind w:firstLine="482" w:firstLineChars="200"/>
        <w:textAlignment w:val="auto"/>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1.1反射水流夹角</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不难想见，上述模型</w:t>
      </w:r>
      <w:del w:id="40" w:author="  *^_^*" w:date="2020-09-15T12:41:19Z">
        <w:r>
          <w:rPr>
            <w:rFonts w:hint="eastAsia" w:asciiTheme="minorEastAsia" w:hAnsiTheme="minorEastAsia" w:cstheme="minorEastAsia"/>
            <w:sz w:val="24"/>
            <w:szCs w:val="24"/>
            <w:lang w:val="en-US" w:eastAsia="zh-CN"/>
          </w:rPr>
          <w:delText>中</w:delText>
        </w:r>
      </w:del>
      <w:del w:id="41" w:author="  *^_^*" w:date="2020-09-15T12:41:18Z">
        <w:r>
          <w:rPr>
            <w:rFonts w:hint="eastAsia" w:asciiTheme="minorEastAsia" w:hAnsiTheme="minorEastAsia" w:cstheme="minorEastAsia"/>
            <w:sz w:val="24"/>
            <w:szCs w:val="24"/>
            <w:lang w:val="en-US" w:eastAsia="zh-CN"/>
          </w:rPr>
          <w:delText>我们</w:delText>
        </w:r>
      </w:del>
      <w:r>
        <w:rPr>
          <w:rFonts w:hint="eastAsia" w:asciiTheme="minorEastAsia" w:hAnsiTheme="minorEastAsia" w:cstheme="minorEastAsia"/>
          <w:sz w:val="24"/>
          <w:szCs w:val="24"/>
          <w:lang w:val="en-US" w:eastAsia="zh-CN"/>
        </w:rPr>
        <w:t>需要计算反射水流与横轴的夹角</w:t>
      </w:r>
      <w:r>
        <w:rPr>
          <w:rFonts w:hint="eastAsia" w:asciiTheme="minorEastAsia" w:hAnsiTheme="minorEastAsia" w:cstheme="minorEastAsia"/>
          <w:position w:val="-10"/>
          <w:sz w:val="24"/>
          <w:szCs w:val="24"/>
          <w:lang w:val="en-US" w:eastAsia="zh-CN"/>
        </w:rPr>
        <w:object>
          <v:shape id="_x0000_i1042" o:spt="75" type="#_x0000_t75" style="height:17pt;width:27pt;" o:ole="t" filled="f" o:preferrelative="t" stroked="f" coordsize="21600,21600">
            <v:path/>
            <v:fill on="f" focussize="0,0"/>
            <v:stroke on="f"/>
            <v:imagedata r:id="rId43" o:title=""/>
            <o:lock v:ext="edit" aspectratio="t"/>
            <w10:wrap type="none"/>
            <w10:anchorlock/>
          </v:shape>
          <o:OLEObject Type="Embed" ProgID="Equation.KSEE3" ShapeID="_x0000_i1042" DrawAspect="Content" ObjectID="_1468075742" r:id="rId42">
            <o:LockedField>false</o:LockedField>
          </o:OLEObject>
        </w:object>
      </w:r>
      <w:r>
        <w:rPr>
          <w:rFonts w:hint="eastAsia" w:asciiTheme="minorEastAsia" w:hAnsiTheme="minorEastAsia" w:cstheme="minorEastAsia"/>
          <w:sz w:val="24"/>
          <w:szCs w:val="24"/>
          <w:lang w:val="en-US" w:eastAsia="zh-CN"/>
        </w:rPr>
        <w:t>,下面</w:t>
      </w:r>
      <w:del w:id="42" w:author="  *^_^*" w:date="2020-09-15T12:41:22Z">
        <w:r>
          <w:rPr>
            <w:rFonts w:hint="eastAsia" w:asciiTheme="minorEastAsia" w:hAnsiTheme="minorEastAsia" w:cstheme="minorEastAsia"/>
            <w:sz w:val="24"/>
            <w:szCs w:val="24"/>
            <w:lang w:val="en-US" w:eastAsia="zh-CN"/>
          </w:rPr>
          <w:delText>我们</w:delText>
        </w:r>
      </w:del>
      <w:r>
        <w:rPr>
          <w:rFonts w:hint="eastAsia" w:asciiTheme="minorEastAsia" w:hAnsiTheme="minorEastAsia" w:cstheme="minorEastAsia"/>
          <w:sz w:val="24"/>
          <w:szCs w:val="24"/>
          <w:lang w:val="en-US" w:eastAsia="zh-CN"/>
        </w:rPr>
        <w:t>讨论该夹角的计算模型。由于海岸线总存在适当的</w:t>
      </w:r>
      <w:r>
        <w:rPr>
          <w:rFonts w:hint="eastAsia" w:asciiTheme="minorEastAsia" w:hAnsiTheme="minorEastAsia" w:eastAsiaTheme="minorEastAsia" w:cstheme="minorEastAsia"/>
          <w:sz w:val="24"/>
          <w:szCs w:val="24"/>
          <w:lang w:val="en-US" w:eastAsia="zh-CN"/>
        </w:rPr>
        <w:t>截取</w:t>
      </w:r>
      <w:r>
        <w:rPr>
          <w:rFonts w:hint="eastAsia" w:asciiTheme="minorEastAsia" w:hAnsiTheme="minorEastAsia" w:cstheme="minorEastAsia"/>
          <w:sz w:val="24"/>
          <w:szCs w:val="24"/>
          <w:lang w:val="en-US" w:eastAsia="zh-CN"/>
        </w:rPr>
        <w:t>与旋转使得海岸线在给定笛卡尔坐标下满足一一映射，这样良好的性质能够方便计算并将作为讨论的前提。</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1912620" cy="1598930"/>
            <wp:effectExtent l="0" t="0" r="7620" b="1270"/>
            <wp:docPr id="4" name="图片 4" descr="kailu_ang-精东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kailu_ang-精东改"/>
                    <pic:cNvPicPr>
                      <a:picLocks noChangeAspect="1"/>
                    </pic:cNvPicPr>
                  </pic:nvPicPr>
                  <pic:blipFill>
                    <a:blip r:embed="rId44"/>
                    <a:srcRect l="8478" t="26215" r="7117" b="15804"/>
                    <a:stretch>
                      <a:fillRect/>
                    </a:stretch>
                  </pic:blipFill>
                  <pic:spPr>
                    <a:xfrm>
                      <a:off x="0" y="0"/>
                      <a:ext cx="1912620" cy="159893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00" w:firstLineChars="200"/>
        <w:jc w:val="center"/>
        <w:textAlignment w:val="auto"/>
        <w:rPr>
          <w:rFonts w:hint="default" w:asciiTheme="minorEastAsia" w:hAnsiTheme="minorEastAsia" w:cstheme="minorEastAsia"/>
          <w:b w:val="0"/>
          <w:bCs w:val="0"/>
          <w:sz w:val="24"/>
          <w:szCs w:val="24"/>
          <w:lang w:val="en-US" w:eastAsia="zh-CN"/>
        </w:rPr>
      </w:pPr>
      <w:bookmarkStart w:id="2" w:name="_Ref21464"/>
      <w:r>
        <w:rPr>
          <w:sz w:val="20"/>
          <w:szCs w:val="20"/>
        </w:rPr>
        <w:t xml:space="preserve">图 </w:t>
      </w:r>
      <w:r>
        <w:rPr>
          <w:sz w:val="20"/>
          <w:szCs w:val="20"/>
        </w:rPr>
        <w:fldChar w:fldCharType="begin"/>
      </w:r>
      <w:r>
        <w:rPr>
          <w:sz w:val="20"/>
          <w:szCs w:val="20"/>
        </w:rPr>
        <w:instrText xml:space="preserve"> SEQ 图 \* ARABIC </w:instrText>
      </w:r>
      <w:r>
        <w:rPr>
          <w:sz w:val="20"/>
          <w:szCs w:val="20"/>
        </w:rPr>
        <w:fldChar w:fldCharType="separate"/>
      </w:r>
      <w:r>
        <w:rPr>
          <w:sz w:val="20"/>
          <w:szCs w:val="20"/>
        </w:rPr>
        <w:t>2</w:t>
      </w:r>
      <w:r>
        <w:rPr>
          <w:sz w:val="20"/>
          <w:szCs w:val="20"/>
        </w:rPr>
        <w:fldChar w:fldCharType="end"/>
      </w:r>
      <w:bookmarkEnd w:id="2"/>
      <w:r>
        <w:rPr>
          <w:rFonts w:hint="eastAsia"/>
          <w:sz w:val="20"/>
          <w:szCs w:val="20"/>
          <w:lang w:eastAsia="zh-CN"/>
        </w:rPr>
        <w:t xml:space="preserve"> 反射示意图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反射示意图如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_Ref21464 \h </w:instrText>
      </w:r>
      <w:r>
        <w:rPr>
          <w:rFonts w:hint="eastAsia" w:asciiTheme="minorEastAsia" w:hAnsiTheme="minorEastAsia" w:cstheme="minorEastAsia"/>
          <w:sz w:val="24"/>
          <w:szCs w:val="24"/>
          <w:lang w:val="en-US" w:eastAsia="zh-CN"/>
        </w:rPr>
        <w:fldChar w:fldCharType="separate"/>
      </w:r>
      <w:r>
        <w:rPr>
          <w:sz w:val="24"/>
        </w:rPr>
        <w:t>图 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，其中，</w:t>
      </w:r>
      <w:r>
        <w:rPr>
          <w:rFonts w:hint="eastAsia" w:asciiTheme="minorEastAsia" w:hAnsiTheme="minorEastAsia" w:cstheme="minorEastAsia"/>
          <w:position w:val="-12"/>
          <w:sz w:val="24"/>
          <w:szCs w:val="24"/>
          <w:lang w:val="en-US" w:eastAsia="zh-CN"/>
        </w:rPr>
        <w:object>
          <v:shape id="_x0000_i1043" o:spt="75" type="#_x0000_t75" style="height:18pt;width:13pt;" o:ole="t" filled="f" o:preferrelative="t" stroked="f" coordsize="21600,21600">
            <v:path/>
            <v:fill on="f" focussize="0,0"/>
            <v:stroke on="f"/>
            <v:imagedata r:id="rId46" o:title=""/>
            <o:lock v:ext="edit" aspectratio="t"/>
            <w10:wrap type="none"/>
            <w10:anchorlock/>
          </v:shape>
          <o:OLEObject Type="Embed" ProgID="Equation.DSMT4" ShapeID="_x0000_i1043" DrawAspect="Content" ObjectID="_1468075743" r:id="rId45">
            <o:LockedField>false</o:LockedField>
          </o:OLEObject>
        </w:object>
      </w:r>
      <w:r>
        <w:rPr>
          <w:rFonts w:hint="eastAsia" w:asciiTheme="minorEastAsia" w:hAnsiTheme="minorEastAsia" w:cstheme="minorEastAsia"/>
          <w:sz w:val="24"/>
          <w:szCs w:val="24"/>
          <w:lang w:val="en-US" w:eastAsia="zh-CN"/>
        </w:rPr>
        <w:t>为海岸线切向量，所在直线即反射平面；</w:t>
      </w:r>
      <w:r>
        <w:rPr>
          <w:rFonts w:hint="eastAsia" w:asciiTheme="minorEastAsia" w:hAnsiTheme="minorEastAsia" w:cstheme="minorEastAsia"/>
          <w:position w:val="-12"/>
          <w:sz w:val="24"/>
          <w:szCs w:val="24"/>
          <w:lang w:val="en-US" w:eastAsia="zh-CN"/>
        </w:rPr>
        <w:object>
          <v:shape id="_x0000_i1044" o:spt="75" type="#_x0000_t75" style="height:18pt;width:13.95pt;" o:ole="t" filled="f" o:preferrelative="t" stroked="f" coordsize="21600,21600">
            <v:path/>
            <v:fill on="f" focussize="0,0"/>
            <v:stroke on="f"/>
            <v:imagedata r:id="rId48" o:title=""/>
            <o:lock v:ext="edit" aspectratio="t"/>
            <w10:wrap type="none"/>
            <w10:anchorlock/>
          </v:shape>
          <o:OLEObject Type="Embed" ProgID="Equation.DSMT4" ShapeID="_x0000_i1044" DrawAspect="Content" ObjectID="_1468075744" r:id="rId47">
            <o:LockedField>false</o:LockedField>
          </o:OLEObject>
        </w:object>
      </w:r>
      <w:r>
        <w:rPr>
          <w:rFonts w:hint="eastAsia" w:asciiTheme="minorEastAsia" w:hAnsiTheme="minorEastAsia" w:cstheme="minorEastAsia"/>
          <w:sz w:val="24"/>
          <w:szCs w:val="24"/>
          <w:lang w:val="en-US" w:eastAsia="zh-CN"/>
        </w:rPr>
        <w:t>为垂直于</w:t>
      </w:r>
      <w:r>
        <w:rPr>
          <w:rFonts w:hint="eastAsia" w:asciiTheme="minorEastAsia" w:hAnsiTheme="minorEastAsia" w:cstheme="minorEastAsia"/>
          <w:position w:val="-12"/>
          <w:sz w:val="24"/>
          <w:szCs w:val="24"/>
          <w:lang w:val="en-US" w:eastAsia="zh-CN"/>
        </w:rPr>
        <w:object>
          <v:shape id="_x0000_i1045" o:spt="75" type="#_x0000_t75" style="height:18pt;width:13pt;" o:ole="t" filled="f" o:preferrelative="t" stroked="f" coordsize="21600,21600">
            <v:path/>
            <v:fill on="f" focussize="0,0"/>
            <v:stroke on="f"/>
            <v:imagedata r:id="rId50" o:title=""/>
            <o:lock v:ext="edit" aspectratio="t"/>
            <w10:wrap type="none"/>
            <w10:anchorlock/>
          </v:shape>
          <o:OLEObject Type="Embed" ProgID="Equation.DSMT4" ShapeID="_x0000_i1045" DrawAspect="Content" ObjectID="_1468075745" r:id="rId49">
            <o:LockedField>false</o:LockedField>
          </o:OLEObject>
        </w:object>
      </w:r>
      <w:r>
        <w:rPr>
          <w:rFonts w:hint="eastAsia" w:asciiTheme="minorEastAsia" w:hAnsiTheme="minorEastAsia" w:cstheme="minorEastAsia"/>
          <w:sz w:val="24"/>
          <w:szCs w:val="24"/>
          <w:lang w:val="en-US" w:eastAsia="zh-CN"/>
        </w:rPr>
        <w:t>的法向量。水流从</w:t>
      </w:r>
      <w:r>
        <w:rPr>
          <w:rFonts w:hint="eastAsia" w:asciiTheme="minorEastAsia" w:hAnsiTheme="minorEastAsia" w:cstheme="minorEastAsia"/>
          <w:position w:val="-10"/>
          <w:sz w:val="24"/>
          <w:szCs w:val="24"/>
          <w:lang w:val="en-US" w:eastAsia="zh-CN"/>
        </w:rPr>
        <w:object>
          <v:shape id="_x0000_i1046" o:spt="75" type="#_x0000_t75" style="height:17pt;width:13pt;" o:ole="t" filled="f" o:preferrelative="t" stroked="f" coordsize="21600,21600">
            <v:path/>
            <v:fill on="f" focussize="0,0"/>
            <v:stroke on="f"/>
            <v:imagedata r:id="rId52" o:title=""/>
            <o:lock v:ext="edit" aspectratio="t"/>
            <w10:wrap type="none"/>
            <w10:anchorlock/>
          </v:shape>
          <o:OLEObject Type="Embed" ProgID="Equation.KSEE3" ShapeID="_x0000_i1046" DrawAspect="Content" ObjectID="_1468075746" r:id="rId51">
            <o:LockedField>false</o:LockedField>
          </o:OLEObject>
        </w:object>
      </w:r>
      <w:r>
        <w:rPr>
          <w:rFonts w:hint="eastAsia" w:asciiTheme="minorEastAsia" w:hAnsiTheme="minorEastAsia" w:cstheme="minorEastAsia"/>
          <w:sz w:val="24"/>
          <w:szCs w:val="24"/>
          <w:lang w:val="en-US" w:eastAsia="zh-CN"/>
        </w:rPr>
        <w:t>运动至点</w:t>
      </w:r>
      <w:r>
        <w:rPr>
          <w:rFonts w:hint="eastAsia" w:asciiTheme="minorEastAsia" w:hAnsiTheme="minorEastAsia" w:cstheme="minorEastAsia"/>
          <w:position w:val="-6"/>
          <w:sz w:val="24"/>
          <w:szCs w:val="24"/>
          <w:lang w:val="en-US" w:eastAsia="zh-CN"/>
        </w:rPr>
        <w:object>
          <v:shape id="_x0000_i1047" o:spt="75" type="#_x0000_t75" style="height:13.95pt;width:12pt;" o:ole="t" filled="f" o:preferrelative="t" stroked="f" coordsize="21600,21600">
            <v:path/>
            <v:fill on="f" focussize="0,0"/>
            <v:stroke on="f"/>
            <v:imagedata r:id="rId54" o:title=""/>
            <o:lock v:ext="edit" aspectratio="t"/>
            <w10:wrap type="none"/>
            <w10:anchorlock/>
          </v:shape>
          <o:OLEObject Type="Embed" ProgID="Equation.KSEE3" ShapeID="_x0000_i1047" DrawAspect="Content" ObjectID="_1468075747" r:id="rId53">
            <o:LockedField>false</o:LockedField>
          </o:OLEObject>
        </w:object>
      </w:r>
      <w:r>
        <w:rPr>
          <w:rFonts w:hint="eastAsia" w:asciiTheme="minorEastAsia" w:hAnsiTheme="minorEastAsia" w:cstheme="minorEastAsia"/>
          <w:sz w:val="24"/>
          <w:szCs w:val="24"/>
          <w:lang w:val="en-US" w:eastAsia="zh-CN"/>
        </w:rPr>
        <w:t>反射的过程中,</w:t>
      </w:r>
      <w:r>
        <w:rPr>
          <w:rFonts w:hint="eastAsia" w:asciiTheme="minorEastAsia" w:hAnsiTheme="minorEastAsia" w:eastAsiaTheme="minorEastAsia" w:cstheme="minorEastAsia"/>
          <w:position w:val="-12"/>
          <w:sz w:val="24"/>
          <w:szCs w:val="24"/>
          <w:vertAlign w:val="subscript"/>
          <w:lang w:val="en-US" w:eastAsia="zh-CN"/>
        </w:rPr>
        <w:object>
          <v:shape id="_x0000_i1048" o:spt="75" type="#_x0000_t75" style="height:18pt;width:13.95pt;" o:ole="t" filled="f" o:preferrelative="t" stroked="f" coordsize="21600,21600">
            <v:path/>
            <v:fill on="f" focussize="0,0"/>
            <v:stroke on="f"/>
            <v:imagedata r:id="rId56" o:title=""/>
            <o:lock v:ext="edit" aspectratio="t"/>
            <w10:wrap type="none"/>
            <w10:anchorlock/>
          </v:shape>
          <o:OLEObject Type="Embed" ProgID="Equation.DSMT4" ShapeID="_x0000_i1048" DrawAspect="Content" ObjectID="_1468075748" r:id="rId55">
            <o:LockedField>false</o:LockedField>
          </o:OLEObject>
        </w:object>
      </w:r>
      <w:r>
        <w:rPr>
          <w:rFonts w:hint="eastAsia" w:asciiTheme="minorEastAsia" w:hAnsiTheme="minorEastAsia" w:eastAsiaTheme="minorEastAsia" w:cstheme="minorEastAsia"/>
          <w:sz w:val="24"/>
          <w:szCs w:val="24"/>
          <w:lang w:val="en-US" w:eastAsia="zh-CN"/>
        </w:rPr>
        <w:t>是水流的方向</w:t>
      </w:r>
      <w:r>
        <w:rPr>
          <w:rFonts w:hint="eastAsia" w:asciiTheme="minorEastAsia" w:hAnsiTheme="minorEastAsia" w:cstheme="minorEastAsia"/>
          <w:sz w:val="24"/>
          <w:szCs w:val="24"/>
          <w:lang w:val="en-US" w:eastAsia="zh-CN"/>
        </w:rPr>
        <w:t>向量，</w:t>
      </w:r>
      <w:r>
        <w:rPr>
          <w:rFonts w:hint="eastAsia" w:asciiTheme="minorEastAsia" w:hAnsiTheme="minorEastAsia" w:eastAsiaTheme="minorEastAsia" w:cstheme="minorEastAsia"/>
          <w:position w:val="-12"/>
          <w:sz w:val="24"/>
          <w:szCs w:val="24"/>
          <w:lang w:val="en-US" w:eastAsia="zh-CN"/>
        </w:rPr>
        <w:object>
          <v:shape id="_x0000_i1049" o:spt="75" type="#_x0000_t75" style="height:18pt;width:13pt;" o:ole="t" filled="f" o:preferrelative="t" stroked="f" coordsize="21600,21600">
            <v:path/>
            <v:fill on="f" focussize="0,0"/>
            <v:stroke on="f"/>
            <v:imagedata r:id="rId58" o:title=""/>
            <o:lock v:ext="edit" aspectratio="t"/>
            <w10:wrap type="none"/>
            <w10:anchorlock/>
          </v:shape>
          <o:OLEObject Type="Embed" ProgID="Equation.DSMT4" ShapeID="_x0000_i1049" DrawAspect="Content" ObjectID="_1468075749" r:id="rId57">
            <o:LockedField>false</o:LockedField>
          </o:OLEObject>
        </w:object>
      </w:r>
      <w:r>
        <w:rPr>
          <w:rFonts w:hint="eastAsia" w:asciiTheme="minorEastAsia" w:hAnsiTheme="minorEastAsia" w:eastAsiaTheme="minorEastAsia" w:cstheme="minorEastAsia"/>
          <w:sz w:val="24"/>
          <w:szCs w:val="24"/>
          <w:lang w:val="en-US" w:eastAsia="zh-CN"/>
        </w:rPr>
        <w:t>是</w:t>
      </w:r>
      <w:r>
        <w:rPr>
          <w:rFonts w:hint="eastAsia" w:asciiTheme="minorEastAsia" w:hAnsiTheme="minorEastAsia" w:eastAsiaTheme="minorEastAsia" w:cstheme="minorEastAsia"/>
          <w:position w:val="-12"/>
          <w:sz w:val="24"/>
          <w:szCs w:val="24"/>
          <w:lang w:val="en-US" w:eastAsia="zh-CN"/>
        </w:rPr>
        <w:object>
          <v:shape id="_x0000_i1050" o:spt="75" type="#_x0000_t75" style="height:18pt;width:13pt;" o:ole="t" filled="f" o:preferrelative="t" stroked="f" coordsize="21600,21600">
            <v:path/>
            <v:fill on="f" focussize="0,0"/>
            <v:stroke on="f"/>
            <v:imagedata r:id="rId60" o:title=""/>
            <o:lock v:ext="edit" aspectratio="t"/>
            <w10:wrap type="none"/>
            <w10:anchorlock/>
          </v:shape>
          <o:OLEObject Type="Embed" ProgID="Equation.DSMT4" ShapeID="_x0000_i1050" DrawAspect="Content" ObjectID="_1468075750" r:id="rId59">
            <o:LockedField>false</o:LockedField>
          </o:OLEObject>
        </w:objec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position w:val="-6"/>
          <w:sz w:val="24"/>
          <w:szCs w:val="24"/>
          <w:lang w:val="en-US" w:eastAsia="zh-CN"/>
        </w:rPr>
        <w:object>
          <v:shape id="_x0000_i1051" o:spt="75" type="#_x0000_t75" style="height:11pt;width:10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r>
        <w:rPr>
          <w:rFonts w:hint="eastAsia" w:asciiTheme="minorEastAsia" w:hAnsiTheme="minorEastAsia" w:cstheme="minorEastAsia"/>
          <w:sz w:val="24"/>
          <w:szCs w:val="24"/>
          <w:lang w:val="en-US" w:eastAsia="zh-CN"/>
        </w:rPr>
        <w:t>轴</w:t>
      </w:r>
      <w:r>
        <w:rPr>
          <w:rFonts w:hint="eastAsia" w:asciiTheme="minorEastAsia" w:hAnsiTheme="minorEastAsia" w:eastAsiaTheme="minorEastAsia" w:cstheme="minorEastAsia"/>
          <w:sz w:val="24"/>
          <w:szCs w:val="24"/>
          <w:lang w:val="en-US" w:eastAsia="zh-CN"/>
        </w:rPr>
        <w:t>之间的夹角</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position w:val="-12"/>
          <w:sz w:val="24"/>
          <w:szCs w:val="24"/>
          <w:lang w:val="en-US" w:eastAsia="zh-CN"/>
        </w:rPr>
        <w:object>
          <v:shape id="_x0000_i1052" o:spt="75" type="#_x0000_t75" style="height:18pt;width:13.95pt;" o:ole="t" filled="f" o:preferrelative="t" stroked="f" coordsize="21600,21600">
            <v:path/>
            <v:fill on="f" focussize="0,0"/>
            <v:stroke on="f"/>
            <v:imagedata r:id="rId64" o:title=""/>
            <o:lock v:ext="edit" aspectratio="t"/>
            <w10:wrap type="none"/>
            <w10:anchorlock/>
          </v:shape>
          <o:OLEObject Type="Embed" ProgID="Equation.DSMT4" ShapeID="_x0000_i1052" DrawAspect="Content" ObjectID="_1468075752" r:id="rId63">
            <o:LockedField>false</o:LockedField>
          </o:OLEObject>
        </w:object>
      </w:r>
      <w:r>
        <w:rPr>
          <w:rFonts w:hint="eastAsia" w:asciiTheme="minorEastAsia" w:hAnsiTheme="minorEastAsia" w:eastAsiaTheme="minorEastAsia" w:cstheme="minorEastAsia"/>
          <w:sz w:val="24"/>
          <w:szCs w:val="24"/>
          <w:lang w:val="en-US" w:eastAsia="zh-CN"/>
        </w:rPr>
        <w:t>为反射线</w:t>
      </w:r>
      <w:r>
        <w:rPr>
          <w:rFonts w:hint="eastAsia" w:asciiTheme="minorEastAsia" w:hAnsiTheme="minorEastAsia" w:cstheme="minorEastAsia"/>
          <w:sz w:val="24"/>
          <w:szCs w:val="24"/>
          <w:lang w:val="en-US" w:eastAsia="zh-CN"/>
        </w:rPr>
        <w:t>的方向向量。</w:t>
      </w:r>
      <w:r>
        <w:rPr>
          <w:rFonts w:hint="eastAsia" w:asciiTheme="minorEastAsia" w:hAnsiTheme="minorEastAsia" w:cstheme="minorEastAsia"/>
          <w:b w:val="0"/>
          <w:bCs w:val="0"/>
          <w:sz w:val="24"/>
          <w:szCs w:val="24"/>
          <w:lang w:val="en-US" w:eastAsia="zh-CN"/>
        </w:rPr>
        <w:t>记</w:t>
      </w:r>
      <w:r>
        <w:rPr>
          <w:rFonts w:hint="eastAsia" w:asciiTheme="minorEastAsia" w:hAnsiTheme="minorEastAsia" w:cstheme="minorEastAsia"/>
          <w:b w:val="0"/>
          <w:bCs w:val="0"/>
          <w:position w:val="-12"/>
          <w:sz w:val="24"/>
          <w:szCs w:val="24"/>
          <w:lang w:val="en-US" w:eastAsia="zh-CN"/>
        </w:rPr>
        <w:object>
          <v:shape id="_x0000_i1053" o:spt="75" type="#_x0000_t75" style="height:18pt;width:13.95pt;" o:ole="t" filled="f" o:preferrelative="t" stroked="f" coordsize="21600,21600">
            <v:path/>
            <v:fill on="f" focussize="0,0"/>
            <v:stroke on="f"/>
            <v:imagedata r:id="rId66" o:title=""/>
            <o:lock v:ext="edit" aspectratio="t"/>
            <w10:wrap type="none"/>
            <w10:anchorlock/>
          </v:shape>
          <o:OLEObject Type="Embed" ProgID="Equation.KSEE3" ShapeID="_x0000_i1053" DrawAspect="Content" ObjectID="_1468075753" r:id="rId65">
            <o:LockedField>false</o:LockedField>
          </o:OLEObject>
        </w:object>
      </w:r>
      <w:r>
        <w:rPr>
          <w:rFonts w:hint="eastAsia" w:asciiTheme="minorEastAsia" w:hAnsiTheme="minorEastAsia" w:cstheme="minorEastAsia"/>
          <w:b w:val="0"/>
          <w:bCs w:val="0"/>
          <w:sz w:val="24"/>
          <w:szCs w:val="24"/>
          <w:lang w:val="en-US" w:eastAsia="zh-CN"/>
        </w:rPr>
        <w:t>为</w:t>
      </w:r>
      <w:r>
        <w:rPr>
          <w:rFonts w:hint="eastAsia" w:asciiTheme="minorEastAsia" w:hAnsiTheme="minorEastAsia" w:eastAsiaTheme="minorEastAsia" w:cstheme="minorEastAsia"/>
          <w:sz w:val="24"/>
          <w:szCs w:val="24"/>
          <w:lang w:val="en-US" w:eastAsia="zh-CN"/>
        </w:rPr>
        <w:t>水流反射</w:t>
      </w:r>
      <w:r>
        <w:rPr>
          <w:rFonts w:hint="eastAsia" w:asciiTheme="minorEastAsia" w:hAnsiTheme="minorEastAsia" w:cstheme="minorEastAsia"/>
          <w:sz w:val="24"/>
          <w:szCs w:val="24"/>
          <w:lang w:val="en-US" w:eastAsia="zh-CN"/>
        </w:rPr>
        <w:t>后</w:t>
      </w:r>
      <w:r>
        <w:rPr>
          <w:rFonts w:hint="eastAsia" w:asciiTheme="minorEastAsia" w:hAnsiTheme="minorEastAsia" w:eastAsiaTheme="minorEastAsia" w:cstheme="minorEastAsia"/>
          <w:sz w:val="24"/>
          <w:szCs w:val="24"/>
          <w:lang w:val="en-US" w:eastAsia="zh-CN"/>
        </w:rPr>
        <w:t>和x轴正半轴的夹角</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不妨设海岸线</w:t>
      </w:r>
      <w:r>
        <w:rPr>
          <w:rFonts w:hint="eastAsia" w:asciiTheme="minorEastAsia" w:hAnsiTheme="minorEastAsia" w:eastAsiaTheme="minorEastAsia" w:cstheme="minorEastAsia"/>
          <w:sz w:val="24"/>
          <w:szCs w:val="24"/>
          <w:lang w:val="en-US" w:eastAsia="zh-CN"/>
        </w:rPr>
        <w:t>切向量</w:t>
      </w:r>
      <w:r>
        <w:rPr>
          <w:rFonts w:hint="eastAsia" w:asciiTheme="minorEastAsia" w:hAnsiTheme="minorEastAsia" w:cstheme="minorEastAsia"/>
          <w:sz w:val="24"/>
          <w:szCs w:val="24"/>
          <w:lang w:val="en-US" w:eastAsia="zh-CN"/>
        </w:rPr>
        <w:t>定义</w:t>
      </w:r>
      <w:r>
        <w:rPr>
          <w:rFonts w:hint="eastAsia" w:asciiTheme="minorEastAsia" w:hAnsiTheme="minorEastAsia" w:eastAsiaTheme="minorEastAsia" w:cstheme="minorEastAsia"/>
          <w:sz w:val="24"/>
          <w:szCs w:val="24"/>
          <w:lang w:val="en-US" w:eastAsia="zh-CN"/>
        </w:rPr>
        <w:t>在一</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四象限，</w:t>
      </w:r>
      <w:r>
        <w:rPr>
          <w:rFonts w:hint="eastAsia" w:asciiTheme="minorEastAsia" w:hAnsiTheme="minorEastAsia" w:cstheme="minorEastAsia"/>
          <w:sz w:val="24"/>
          <w:szCs w:val="24"/>
          <w:lang w:val="en-US" w:eastAsia="zh-CN"/>
        </w:rPr>
        <w:t>由反射过程知，</w:t>
      </w:r>
      <w:r>
        <w:rPr>
          <w:rFonts w:hint="eastAsia" w:asciiTheme="minorEastAsia" w:hAnsiTheme="minorEastAsia" w:cstheme="minorEastAsia"/>
          <w:position w:val="-12"/>
          <w:sz w:val="24"/>
          <w:szCs w:val="24"/>
          <w:lang w:val="en-US" w:eastAsia="zh-CN"/>
        </w:rPr>
        <w:object>
          <v:shape id="_x0000_i1054" o:spt="75" type="#_x0000_t75" style="height:18pt;width:13.95pt;" o:ole="t" filled="f" o:preferrelative="t" stroked="f" coordsize="21600,21600">
            <v:path/>
            <v:fill on="f" focussize="0,0"/>
            <v:stroke on="f"/>
            <v:imagedata r:id="rId48" o:title=""/>
            <o:lock v:ext="edit" aspectratio="t"/>
            <w10:wrap type="none"/>
            <w10:anchorlock/>
          </v:shape>
          <o:OLEObject Type="Embed" ProgID="Equation.DSMT4" ShapeID="_x0000_i1054" DrawAspect="Content" ObjectID="_1468075754" r:id="rId67">
            <o:LockedField>false</o:LockedField>
          </o:OLEObject>
        </w:objec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position w:val="-12"/>
          <w:sz w:val="24"/>
          <w:szCs w:val="24"/>
          <w:vertAlign w:val="subscript"/>
          <w:lang w:val="en-US" w:eastAsia="zh-CN"/>
        </w:rPr>
        <w:object>
          <v:shape id="_x0000_i1055" o:spt="75" type="#_x0000_t75" style="height:18pt;width:13.95pt;" o:ole="t" filled="f" o:preferrelative="t" stroked="f" coordsize="21600,21600">
            <v:path/>
            <v:fill on="f" focussize="0,0"/>
            <v:stroke on="f"/>
            <v:imagedata r:id="rId56" o:title=""/>
            <o:lock v:ext="edit" aspectratio="t"/>
            <w10:wrap type="none"/>
            <w10:anchorlock/>
          </v:shape>
          <o:OLEObject Type="Embed" ProgID="Equation.DSMT4" ShapeID="_x0000_i1055" DrawAspect="Content" ObjectID="_1468075755" r:id="rId68">
            <o:LockedField>false</o:LockedField>
          </o:OLEObject>
        </w:object>
      </w:r>
      <w:r>
        <w:rPr>
          <w:rFonts w:hint="eastAsia" w:asciiTheme="minorEastAsia" w:hAnsiTheme="minorEastAsia" w:eastAsiaTheme="minorEastAsia" w:cstheme="minorEastAsia"/>
          <w:sz w:val="24"/>
          <w:szCs w:val="24"/>
          <w:lang w:val="en-US" w:eastAsia="zh-CN"/>
        </w:rPr>
        <w:t>之间是入射角</w:t>
      </w:r>
      <w:r>
        <w:rPr>
          <w:rFonts w:hint="eastAsia" w:asciiTheme="minorEastAsia" w:hAnsiTheme="minorEastAsia" w:cstheme="minorEastAsia"/>
          <w:sz w:val="24"/>
          <w:szCs w:val="24"/>
          <w:lang w:val="en-US" w:eastAsia="zh-CN"/>
        </w:rPr>
        <w:t>，记为</w:t>
      </w:r>
      <w:r>
        <w:rPr>
          <w:rFonts w:hint="eastAsia" w:asciiTheme="minorEastAsia" w:hAnsiTheme="minorEastAsia" w:cstheme="minorEastAsia"/>
          <w:position w:val="-12"/>
          <w:sz w:val="24"/>
          <w:szCs w:val="24"/>
          <w:lang w:val="en-US" w:eastAsia="zh-CN"/>
        </w:rPr>
        <w:object>
          <v:shape id="_x0000_i1056" o:spt="75" type="#_x0000_t75" style="height:18pt;width:17pt;" o:ole="t" filled="f" o:preferrelative="t" stroked="f" coordsize="21600,21600">
            <v:path/>
            <v:fill on="f" focussize="0,0"/>
            <v:stroke on="f"/>
            <v:imagedata r:id="rId70" o:title=""/>
            <o:lock v:ext="edit" aspectratio="t"/>
            <w10:wrap type="none"/>
            <w10:anchorlock/>
          </v:shape>
          <o:OLEObject Type="Embed" ProgID="Equation.KSEE3" ShapeID="_x0000_i1056" DrawAspect="Content" ObjectID="_1468075756" r:id="rId69">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position w:val="-12"/>
          <w:sz w:val="24"/>
          <w:szCs w:val="24"/>
          <w:lang w:val="en-US" w:eastAsia="zh-CN"/>
        </w:rPr>
        <w:object>
          <v:shape id="_x0000_i1057" o:spt="75" type="#_x0000_t75" style="height:18pt;width:13.95pt;" o:ole="t" filled="f" o:preferrelative="t" stroked="f" coordsize="21600,21600">
            <v:path/>
            <v:fill on="f" focussize="0,0"/>
            <v:stroke on="f"/>
            <v:imagedata r:id="rId48" o:title=""/>
            <o:lock v:ext="edit" aspectratio="t"/>
            <w10:wrap type="none"/>
            <w10:anchorlock/>
          </v:shape>
          <o:OLEObject Type="Embed" ProgID="Equation.DSMT4" ShapeID="_x0000_i1057" DrawAspect="Content" ObjectID="_1468075757" r:id="rId71">
            <o:LockedField>false</o:LockedField>
          </o:OLEObject>
        </w:object>
      </w:r>
      <w:r>
        <w:rPr>
          <w:rFonts w:hint="eastAsia" w:asciiTheme="minorEastAsia" w:hAnsiTheme="minorEastAsia" w:eastAsiaTheme="minorEastAsia" w:cstheme="minorEastAsia"/>
          <w:sz w:val="24"/>
          <w:szCs w:val="24"/>
          <w:lang w:val="en-US" w:eastAsia="zh-CN"/>
        </w:rPr>
        <w:t>与</w:t>
      </w:r>
      <w:r>
        <w:rPr>
          <w:rFonts w:hint="eastAsia" w:asciiTheme="minorEastAsia" w:hAnsiTheme="minorEastAsia" w:eastAsiaTheme="minorEastAsia" w:cstheme="minorEastAsia"/>
          <w:position w:val="-12"/>
          <w:sz w:val="24"/>
          <w:szCs w:val="24"/>
          <w:lang w:val="en-US" w:eastAsia="zh-CN"/>
        </w:rPr>
        <w:object>
          <v:shape id="_x0000_i1058" o:spt="75" type="#_x0000_t75" style="height:18pt;width:13.95pt;" o:ole="t" filled="f" o:preferrelative="t" stroked="f" coordsize="21600,21600">
            <v:path/>
            <v:fill on="f" focussize="0,0"/>
            <v:stroke on="f"/>
            <v:imagedata r:id="rId64" o:title=""/>
            <o:lock v:ext="edit" aspectratio="t"/>
            <w10:wrap type="none"/>
            <w10:anchorlock/>
          </v:shape>
          <o:OLEObject Type="Embed" ProgID="Equation.DSMT4" ShapeID="_x0000_i1058" DrawAspect="Content" ObjectID="_1468075758" r:id="rId72">
            <o:LockedField>false</o:LockedField>
          </o:OLEObject>
        </w:object>
      </w:r>
      <w:r>
        <w:rPr>
          <w:rFonts w:hint="eastAsia" w:asciiTheme="minorEastAsia" w:hAnsiTheme="minorEastAsia" w:eastAsiaTheme="minorEastAsia" w:cstheme="minorEastAsia"/>
          <w:sz w:val="24"/>
          <w:szCs w:val="24"/>
          <w:lang w:val="en-US" w:eastAsia="zh-CN"/>
        </w:rPr>
        <w:t>的夹角是反射角</w:t>
      </w:r>
      <w:r>
        <w:rPr>
          <w:rFonts w:hint="eastAsia" w:asciiTheme="minorEastAsia" w:hAnsiTheme="minorEastAsia" w:cstheme="minorEastAsia"/>
          <w:sz w:val="24"/>
          <w:szCs w:val="24"/>
          <w:lang w:val="en-US" w:eastAsia="zh-CN"/>
        </w:rPr>
        <w:t>，记为</w:t>
      </w:r>
      <w:r>
        <w:rPr>
          <w:rFonts w:hint="eastAsia" w:asciiTheme="minorEastAsia" w:hAnsiTheme="minorEastAsia" w:cstheme="minorEastAsia"/>
          <w:position w:val="-12"/>
          <w:sz w:val="24"/>
          <w:szCs w:val="24"/>
          <w:lang w:val="en-US" w:eastAsia="zh-CN"/>
        </w:rPr>
        <w:object>
          <v:shape id="_x0000_i1059" o:spt="75" type="#_x0000_t75" style="height:18pt;width:17pt;" o:ole="t" filled="f" o:preferrelative="t" stroked="f" coordsize="21600,21600">
            <v:path/>
            <v:fill on="f" focussize="0,0"/>
            <v:stroke on="f"/>
            <v:imagedata r:id="rId74" o:title=""/>
            <o:lock v:ext="edit" aspectratio="t"/>
            <w10:wrap type="none"/>
            <w10:anchorlock/>
          </v:shape>
          <o:OLEObject Type="Embed" ProgID="Equation.KSEE3" ShapeID="_x0000_i1059" DrawAspect="Content" ObjectID="_1468075759" r:id="rId73">
            <o:LockedField>false</o:LockedField>
          </o:OLEObject>
        </w:objec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position w:val="-12"/>
          <w:sz w:val="24"/>
          <w:szCs w:val="24"/>
          <w:lang w:val="en-US" w:eastAsia="zh-CN"/>
        </w:rPr>
        <w:object>
          <v:shape id="_x0000_i1060" o:spt="75" type="#_x0000_t75" style="height:18pt;width:70pt;" o:ole="t" filled="f" o:preferrelative="t" stroked="f" coordsize="21600,21600">
            <v:path/>
            <v:fill on="f" focussize="0,0"/>
            <v:stroke on="f"/>
            <v:imagedata r:id="rId76" o:title=""/>
            <o:lock v:ext="edit" aspectratio="t"/>
            <w10:wrap type="none"/>
            <w10:anchorlock/>
          </v:shape>
          <o:OLEObject Type="Embed" ProgID="Equation.KSEE3" ShapeID="_x0000_i1060" DrawAspect="Content" ObjectID="_1468075760" r:id="rId75">
            <o:LockedField>false</o:LockedField>
          </o:OLEObject>
        </w:object>
      </w:r>
      <w:r>
        <w:rPr>
          <w:rFonts w:hint="eastAsia" w:asciiTheme="minorEastAsia" w:hAnsiTheme="minorEastAsia" w:cstheme="minorEastAsia"/>
          <w:sz w:val="24"/>
          <w:szCs w:val="24"/>
          <w:lang w:val="en-US" w:eastAsia="zh-CN"/>
        </w:rPr>
        <w:t>.</w:t>
      </w:r>
    </w:p>
    <w:p>
      <w:pPr>
        <w:keepNext w:val="0"/>
        <w:keepLines w:val="0"/>
        <w:pageBreakBefore w:val="0"/>
        <w:widowControl w:val="0"/>
        <w:tabs>
          <w:tab w:val="right" w:pos="7886"/>
        </w:tabs>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cstheme="minorEastAsia"/>
          <w:sz w:val="24"/>
          <w:szCs w:val="24"/>
          <w:lang w:val="en-US" w:eastAsia="zh-CN"/>
        </w:rPr>
      </w:pPr>
      <w:del w:id="43" w:author="  *^_^*" w:date="2020-09-15T12:41:42Z">
        <w:r>
          <w:rPr>
            <w:rFonts w:hint="eastAsia" w:asciiTheme="minorEastAsia" w:hAnsiTheme="minorEastAsia" w:cstheme="minorEastAsia"/>
            <w:sz w:val="24"/>
            <w:szCs w:val="24"/>
            <w:lang w:val="en-US" w:eastAsia="zh-CN"/>
          </w:rPr>
          <w:delText>于是</w:delText>
        </w:r>
      </w:del>
      <w:del w:id="44" w:author="  *^_^*" w:date="2020-09-15T12:41:37Z">
        <w:r>
          <w:rPr>
            <w:rFonts w:hint="eastAsia" w:asciiTheme="minorEastAsia" w:hAnsiTheme="minorEastAsia" w:cstheme="minorEastAsia"/>
            <w:sz w:val="24"/>
            <w:szCs w:val="24"/>
            <w:lang w:val="en-US" w:eastAsia="zh-CN"/>
          </w:rPr>
          <w:delText>我们</w:delText>
        </w:r>
      </w:del>
      <w:r>
        <w:rPr>
          <w:rFonts w:hint="eastAsia" w:asciiTheme="minorEastAsia" w:hAnsiTheme="minorEastAsia" w:cstheme="minorEastAsia"/>
          <w:sz w:val="24"/>
          <w:szCs w:val="24"/>
          <w:lang w:val="en-US" w:eastAsia="zh-CN"/>
        </w:rPr>
        <w:t>不难得到</w:t>
      </w:r>
      <w:ins w:id="45" w:author="  *^_^*" w:date="2020-09-15T12:41:47Z">
        <w:r>
          <w:rPr>
            <w:rFonts w:hint="eastAsia" w:asciiTheme="minorEastAsia" w:hAnsiTheme="minorEastAsia" w:cstheme="minorEastAsia"/>
            <w:sz w:val="24"/>
            <w:szCs w:val="24"/>
            <w:lang w:val="en-US" w:eastAsia="zh-CN"/>
          </w:rPr>
          <w:t>，</w:t>
        </w:r>
      </w:ins>
      <w:r>
        <w:rPr>
          <w:rFonts w:hint="eastAsia" w:asciiTheme="minorEastAsia" w:hAnsiTheme="minorEastAsia" w:cstheme="minorEastAsia"/>
          <w:sz w:val="24"/>
          <w:szCs w:val="24"/>
          <w:lang w:val="en-US" w:eastAsia="zh-CN"/>
        </w:rPr>
        <w:t>在给出海岸线轮廓与入射水流时，反射水流夹角</w:t>
      </w:r>
      <w:r>
        <w:rPr>
          <w:rFonts w:hint="eastAsia" w:asciiTheme="minorEastAsia" w:hAnsiTheme="minorEastAsia" w:cstheme="minorEastAsia"/>
          <w:position w:val="-12"/>
          <w:sz w:val="24"/>
          <w:szCs w:val="24"/>
          <w:lang w:val="en-US" w:eastAsia="zh-CN"/>
        </w:rPr>
        <w:object>
          <v:shape id="_x0000_i1061" o:spt="75" type="#_x0000_t75" style="height:18pt;width:13.95pt;" o:ole="t" filled="f" o:preferrelative="t" stroked="f" coordsize="21600,21600">
            <v:path/>
            <v:fill on="f" focussize="0,0"/>
            <v:stroke on="f"/>
            <v:imagedata r:id="rId78" o:title=""/>
            <o:lock v:ext="edit" aspectratio="t"/>
            <w10:wrap type="none"/>
            <w10:anchorlock/>
          </v:shape>
          <o:OLEObject Type="Embed" ProgID="Equation.DSMT4" ShapeID="_x0000_i1061" DrawAspect="Content" ObjectID="_1468075761" r:id="rId77">
            <o:LockedField>false</o:LockedField>
          </o:OLEObject>
        </w:object>
      </w:r>
      <w:r>
        <w:rPr>
          <w:rFonts w:hint="eastAsia" w:asciiTheme="minorEastAsia" w:hAnsiTheme="minorEastAsia" w:cstheme="minorEastAsia"/>
          <w:sz w:val="24"/>
          <w:szCs w:val="24"/>
          <w:lang w:val="en-US" w:eastAsia="zh-CN"/>
        </w:rPr>
        <w:t>的计算式。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20" w:firstLine="480" w:firstLineChars="200"/>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position w:val="-48"/>
          <w:sz w:val="24"/>
          <w:szCs w:val="24"/>
          <w:lang w:val="en-US" w:eastAsia="zh-CN"/>
        </w:rPr>
        <w:object>
          <v:shape id="_x0000_i1062" o:spt="75" type="#_x0000_t75" style="height:54pt;width:121pt;" o:ole="t" filled="f" o:preferrelative="t" stroked="f" coordsize="21600,21600">
            <v:path/>
            <v:fill on="f" focussize="0,0"/>
            <v:stroke on="f"/>
            <v:imagedata r:id="rId80" o:title=""/>
            <o:lock v:ext="edit" aspectratio="t"/>
            <w10:wrap type="none"/>
            <w10:anchorlock/>
          </v:shape>
          <o:OLEObject Type="Embed" ProgID="Equation.DSMT4" ShapeID="_x0000_i1062" DrawAspect="Content" ObjectID="_1468075762" r:id="rId79">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同理</w:t>
      </w:r>
      <w:del w:id="46" w:author="  *^_^*" w:date="2020-09-15T12:27:04Z">
        <w:r>
          <w:rPr>
            <w:rFonts w:hint="default" w:asciiTheme="minorEastAsia" w:hAnsiTheme="minorEastAsia" w:cstheme="minorEastAsia"/>
            <w:sz w:val="24"/>
            <w:szCs w:val="24"/>
            <w:lang w:val="en-US" w:eastAsia="zh-CN"/>
          </w:rPr>
          <w:delText>我们能够</w:delText>
        </w:r>
      </w:del>
      <w:ins w:id="47" w:author="  *^_^*" w:date="2020-09-15T12:27:05Z">
        <w:r>
          <w:rPr>
            <w:rFonts w:hint="eastAsia" w:asciiTheme="minorEastAsia" w:hAnsiTheme="minorEastAsia" w:cstheme="minorEastAsia"/>
            <w:sz w:val="24"/>
            <w:szCs w:val="24"/>
            <w:lang w:val="en-US" w:eastAsia="zh-CN"/>
          </w:rPr>
          <w:t>可以</w:t>
        </w:r>
      </w:ins>
      <w:r>
        <w:rPr>
          <w:rFonts w:hint="eastAsia" w:asciiTheme="minorEastAsia" w:hAnsiTheme="minorEastAsia" w:cstheme="minorEastAsia"/>
          <w:sz w:val="24"/>
          <w:szCs w:val="24"/>
          <w:lang w:val="en-US" w:eastAsia="zh-CN"/>
        </w:rPr>
        <w:t>计算出所有情况下的反射水流与横轴的夹角。</w:t>
      </w:r>
    </w:p>
    <w:p>
      <w:pPr>
        <w:keepNext w:val="0"/>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240" w:lineRule="auto"/>
        <w:ind w:left="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通过上述模型，当给出入射水流与海岸线轮廓时，</w:t>
      </w:r>
      <w:del w:id="48" w:author="  *^_^*" w:date="2020-09-15T12:41:56Z">
        <w:r>
          <w:rPr>
            <w:rFonts w:hint="eastAsia" w:asciiTheme="minorEastAsia" w:hAnsiTheme="minorEastAsia" w:cstheme="minorEastAsia"/>
            <w:sz w:val="24"/>
            <w:szCs w:val="24"/>
            <w:lang w:val="en-US" w:eastAsia="zh-CN"/>
          </w:rPr>
          <w:delText>我</w:delText>
        </w:r>
      </w:del>
      <w:del w:id="49" w:author="  *^_^*" w:date="2020-09-15T12:41:55Z">
        <w:r>
          <w:rPr>
            <w:rFonts w:hint="eastAsia" w:asciiTheme="minorEastAsia" w:hAnsiTheme="minorEastAsia" w:cstheme="minorEastAsia"/>
            <w:sz w:val="24"/>
            <w:szCs w:val="24"/>
            <w:lang w:val="en-US" w:eastAsia="zh-CN"/>
          </w:rPr>
          <w:delText>们</w:delText>
        </w:r>
      </w:del>
      <w:r>
        <w:rPr>
          <w:rFonts w:hint="eastAsia" w:asciiTheme="minorEastAsia" w:hAnsiTheme="minorEastAsia" w:cstheme="minorEastAsia"/>
          <w:sz w:val="24"/>
          <w:szCs w:val="24"/>
          <w:lang w:val="en-US" w:eastAsia="zh-CN"/>
        </w:rPr>
        <w:t>能够计算出所有的垃圾集聚点，但是，可能由于任意两条不平行的水流必然存在一个交点，当交点在反射水流的反方向，则称为虚交点；且由于海岸线的存在，有些水流交点在陆地上，因此在运用</w:t>
      </w:r>
      <w:ins w:id="50" w:author="  *^_^*" w:date="2020-09-15T12:28:19Z">
        <w:r>
          <w:rPr>
            <w:rFonts w:hint="eastAsia" w:asciiTheme="minorEastAsia" w:hAnsiTheme="minorEastAsia" w:cstheme="minorEastAsia"/>
            <w:sz w:val="24"/>
            <w:szCs w:val="24"/>
            <w:lang w:val="en-US" w:eastAsia="zh-CN"/>
          </w:rPr>
          <w:t>上述</w:t>
        </w:r>
      </w:ins>
      <w:r>
        <w:rPr>
          <w:rFonts w:hint="eastAsia" w:asciiTheme="minorEastAsia" w:hAnsiTheme="minorEastAsia" w:cstheme="minorEastAsia"/>
          <w:sz w:val="24"/>
          <w:szCs w:val="24"/>
          <w:lang w:val="en-US" w:eastAsia="zh-CN"/>
        </w:rPr>
        <w:t>模型</w:t>
      </w:r>
      <w:del w:id="51" w:author="  *^_^*" w:date="2020-09-15T12:28:18Z">
        <w:r>
          <w:rPr>
            <w:rFonts w:hint="eastAsia" w:asciiTheme="minorEastAsia" w:hAnsiTheme="minorEastAsia" w:cstheme="minorEastAsia"/>
            <w:sz w:val="24"/>
            <w:szCs w:val="24"/>
            <w:lang w:val="en-US" w:eastAsia="zh-CN"/>
          </w:rPr>
          <w:delText>商户模型</w:delText>
        </w:r>
      </w:del>
      <w:r>
        <w:rPr>
          <w:rFonts w:hint="eastAsia" w:asciiTheme="minorEastAsia" w:hAnsiTheme="minorEastAsia" w:cstheme="minorEastAsia"/>
          <w:sz w:val="24"/>
          <w:szCs w:val="24"/>
          <w:lang w:val="en-US" w:eastAsia="zh-CN"/>
        </w:rPr>
        <w:t>前</w:t>
      </w:r>
      <w:del w:id="52" w:author="  *^_^*" w:date="2020-09-15T12:42:04Z">
        <w:r>
          <w:rPr>
            <w:rFonts w:hint="eastAsia" w:asciiTheme="minorEastAsia" w:hAnsiTheme="minorEastAsia" w:cstheme="minorEastAsia"/>
            <w:sz w:val="24"/>
            <w:szCs w:val="24"/>
            <w:lang w:val="en-US" w:eastAsia="zh-CN"/>
          </w:rPr>
          <w:delText>我们</w:delText>
        </w:r>
      </w:del>
      <w:r>
        <w:rPr>
          <w:rFonts w:hint="eastAsia" w:asciiTheme="minorEastAsia" w:hAnsiTheme="minorEastAsia" w:cstheme="minorEastAsia"/>
          <w:sz w:val="24"/>
          <w:szCs w:val="24"/>
          <w:lang w:val="en-US" w:eastAsia="zh-CN"/>
        </w:rPr>
        <w:t>要对这些点进行虚交点的过滤和海岸约束判断。</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240" w:lineRule="auto"/>
        <w:ind w:left="0" w:firstLine="420" w:firstLineChars="0"/>
        <w:textAlignment w:val="auto"/>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2水速下降与集聚点权重模型</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asciiTheme="minorEastAsia" w:hAnsiTheme="minorEastAsia" w:cstheme="minorEastAsia"/>
          <w:position w:val="-6"/>
          <w:sz w:val="24"/>
          <w:szCs w:val="24"/>
          <w:lang w:val="en-US" w:eastAsia="zh-CN"/>
        </w:rPr>
      </w:pPr>
      <w:del w:id="53" w:author="  *^_^*" w:date="2020-09-15T12:42:09Z">
        <w:r>
          <w:rPr>
            <w:rFonts w:hint="eastAsia" w:asciiTheme="minorEastAsia" w:hAnsiTheme="minorEastAsia" w:cstheme="minorEastAsia"/>
            <w:sz w:val="24"/>
            <w:szCs w:val="24"/>
            <w:lang w:val="en-US" w:eastAsia="zh-CN"/>
          </w:rPr>
          <w:delText>不难想见，</w:delText>
        </w:r>
      </w:del>
      <w:r>
        <w:rPr>
          <w:rFonts w:hint="eastAsia" w:asciiTheme="minorEastAsia" w:hAnsiTheme="minorEastAsia" w:cstheme="minorEastAsia"/>
          <w:sz w:val="24"/>
          <w:szCs w:val="24"/>
          <w:lang w:val="en-US" w:eastAsia="zh-CN"/>
        </w:rPr>
        <w:t>在假定水速恒定不变的情况下，垃圾集聚点可能出现在任意的位置，但是水流在输运的过程会存在能量的损失，垃圾集聚点也因此不能出现在任意远处。由于水流经反射后，能量逐渐损失</w:t>
      </w:r>
      <w:r>
        <w:rPr>
          <w:rStyle w:val="6"/>
          <w:rFonts w:hint="eastAsia" w:asciiTheme="minorEastAsia" w:hAnsiTheme="minorEastAsia" w:cstheme="minorEastAsia"/>
          <w:sz w:val="24"/>
          <w:szCs w:val="24"/>
          <w:lang w:val="en-US" w:eastAsia="zh-CN"/>
        </w:rPr>
        <w:t>[</w:t>
      </w:r>
      <w:r>
        <w:rPr>
          <w:rStyle w:val="6"/>
          <w:rFonts w:hint="eastAsia" w:asciiTheme="minorEastAsia" w:hAnsiTheme="minorEastAsia" w:cstheme="minorEastAsia"/>
          <w:sz w:val="24"/>
          <w:szCs w:val="24"/>
          <w:lang w:val="en-US" w:eastAsia="zh-CN"/>
        </w:rPr>
        <w:endnoteReference w:id="1"/>
      </w:r>
      <w:r>
        <w:rPr>
          <w:rStyle w:val="6"/>
          <w:rFonts w:hint="eastAsia"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，流动越远越难维持自身运动状态，其携带的垃圾也随着距离海岸的距离增大而减小，故各个水流和集聚点应当有各自的权重。</w:t>
      </w:r>
      <w:del w:id="54" w:author="  *^_^*" w:date="2020-09-15T12:28:50Z">
        <w:r>
          <w:rPr>
            <w:rFonts w:hint="eastAsia" w:asciiTheme="minorEastAsia" w:hAnsiTheme="minorEastAsia" w:cstheme="minorEastAsia"/>
            <w:sz w:val="24"/>
            <w:szCs w:val="24"/>
            <w:lang w:val="en-US" w:eastAsia="zh-CN"/>
          </w:rPr>
          <w:delText>于</w:delText>
        </w:r>
      </w:del>
      <w:del w:id="55" w:author="  *^_^*" w:date="2020-09-15T12:28:49Z">
        <w:r>
          <w:rPr>
            <w:rFonts w:hint="eastAsia" w:asciiTheme="minorEastAsia" w:hAnsiTheme="minorEastAsia" w:cstheme="minorEastAsia"/>
            <w:sz w:val="24"/>
            <w:szCs w:val="24"/>
            <w:lang w:val="en-US" w:eastAsia="zh-CN"/>
          </w:rPr>
          <w:delText>是</w:delText>
        </w:r>
      </w:del>
      <w:r>
        <w:rPr>
          <w:rFonts w:hint="eastAsia" w:asciiTheme="minorEastAsia" w:hAnsiTheme="minorEastAsia" w:cstheme="minorEastAsia"/>
          <w:sz w:val="24"/>
          <w:szCs w:val="24"/>
          <w:lang w:val="en-US" w:eastAsia="zh-CN"/>
        </w:rPr>
        <w:t>不妨假设反射水流随着离开海岸的距离</w:t>
      </w:r>
      <w:r>
        <w:rPr>
          <w:rFonts w:hint="eastAsia" w:asciiTheme="minorEastAsia" w:hAnsiTheme="minorEastAsia" w:cstheme="minorEastAsia"/>
          <w:position w:val="-12"/>
          <w:sz w:val="24"/>
          <w:szCs w:val="24"/>
          <w:lang w:val="en-US" w:eastAsia="zh-CN"/>
        </w:rPr>
        <w:object>
          <v:shape id="_x0000_i1063" o:spt="75" type="#_x0000_t75" style="height:18pt;width:13.95pt;" o:ole="t" filled="f" o:preferrelative="t" stroked="f" coordsize="21600,21600">
            <v:path/>
            <v:fill on="f" focussize="0,0"/>
            <v:stroke on="f"/>
            <v:imagedata r:id="rId82" o:title=""/>
            <o:lock v:ext="edit" aspectratio="t"/>
            <w10:wrap type="none"/>
            <w10:anchorlock/>
          </v:shape>
          <o:OLEObject Type="Embed" ProgID="Equation.KSEE3" ShapeID="_x0000_i1063" DrawAspect="Content" ObjectID="_1468075763" r:id="rId81">
            <o:LockedField>false</o:LockedField>
          </o:OLEObject>
        </w:object>
      </w:r>
      <w:r>
        <w:rPr>
          <w:rFonts w:hint="eastAsia" w:asciiTheme="minorEastAsia" w:hAnsiTheme="minorEastAsia" w:cstheme="minorEastAsia"/>
          <w:sz w:val="24"/>
          <w:szCs w:val="24"/>
          <w:lang w:val="en-US" w:eastAsia="zh-CN"/>
        </w:rPr>
        <w:t>增大水流的权重遵循</w:t>
      </w:r>
      <w:r>
        <w:rPr>
          <w:rFonts w:hint="default" w:asciiTheme="minorEastAsia" w:hAnsiTheme="minorEastAsia" w:cstheme="minorEastAsia"/>
          <w:position w:val="-12"/>
          <w:sz w:val="24"/>
          <w:szCs w:val="24"/>
          <w:lang w:val="en-US" w:eastAsia="zh-CN"/>
        </w:rPr>
        <w:object>
          <v:shape id="_x0000_i1064" o:spt="75" type="#_x0000_t75" style="height:19pt;width:129pt;" o:ole="t" filled="f" o:preferrelative="t" stroked="f" coordsize="21600,21600">
            <v:path/>
            <v:fill on="f" focussize="0,0"/>
            <v:stroke on="f"/>
            <v:imagedata r:id="rId84" o:title=""/>
            <o:lock v:ext="edit" aspectratio="t"/>
            <w10:wrap type="none"/>
            <w10:anchorlock/>
          </v:shape>
          <o:OLEObject Type="Embed" ProgID="Equation.KSEE3" ShapeID="_x0000_i1064" DrawAspect="Content" ObjectID="_1468075764" r:id="rId83">
            <o:LockedField>false</o:LockedField>
          </o:OLEObject>
        </w:object>
      </w:r>
      <w:r>
        <w:rPr>
          <w:rFonts w:hint="eastAsia" w:asciiTheme="minorEastAsia" w:hAnsiTheme="minorEastAsia" w:cstheme="minorEastAsia"/>
          <w:position w:val="-6"/>
          <w:sz w:val="24"/>
          <w:szCs w:val="24"/>
          <w:lang w:val="en-US" w:eastAsia="zh-CN"/>
        </w:rPr>
        <w:t>,</w:t>
      </w:r>
      <w:r>
        <w:rPr>
          <w:rFonts w:hint="eastAsia" w:asciiTheme="minorEastAsia" w:hAnsiTheme="minorEastAsia" w:cstheme="minorEastAsia"/>
          <w:sz w:val="24"/>
          <w:szCs w:val="24"/>
          <w:lang w:val="en-US" w:eastAsia="zh-CN"/>
        </w:rPr>
        <w:t>其图像如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_Ref12028 \h </w:instrText>
      </w:r>
      <w:r>
        <w:rPr>
          <w:rFonts w:hint="eastAsia" w:asciiTheme="minorEastAsia" w:hAnsiTheme="minorEastAsia" w:cstheme="minorEastAsia"/>
          <w:sz w:val="24"/>
          <w:szCs w:val="24"/>
          <w:lang w:val="en-US" w:eastAsia="zh-CN"/>
        </w:rPr>
        <w:fldChar w:fldCharType="separate"/>
      </w:r>
      <w:r>
        <w:rPr>
          <w:sz w:val="24"/>
        </w:rPr>
        <w:t>图 3</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center"/>
        <w:textAlignment w:val="auto"/>
        <w:rPr>
          <w:rFonts w:hint="default" w:asciiTheme="minorEastAsia" w:hAnsiTheme="minorEastAsia" w:cstheme="minorEastAsia"/>
          <w:position w:val="-6"/>
          <w:sz w:val="24"/>
          <w:szCs w:val="24"/>
          <w:lang w:val="en-US" w:eastAsia="zh-CN"/>
        </w:rPr>
      </w:pPr>
      <w:r>
        <w:rPr>
          <w:rFonts w:hint="default" w:asciiTheme="minorEastAsia" w:hAnsiTheme="minorEastAsia" w:cstheme="minorEastAsia"/>
          <w:position w:val="-6"/>
          <w:sz w:val="24"/>
          <w:szCs w:val="24"/>
          <w:lang w:val="en-US" w:eastAsia="zh-CN"/>
        </w:rPr>
        <w:drawing>
          <wp:inline distT="0" distB="0" distL="114300" distR="114300">
            <wp:extent cx="2620645" cy="1746885"/>
            <wp:effectExtent l="0" t="0" r="635" b="5715"/>
            <wp:docPr id="1" name="图片 1" descr="xd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d_weight"/>
                    <pic:cNvPicPr>
                      <a:picLocks noChangeAspect="1"/>
                    </pic:cNvPicPr>
                  </pic:nvPicPr>
                  <pic:blipFill>
                    <a:blip r:embed="rId85"/>
                    <a:stretch>
                      <a:fillRect/>
                    </a:stretch>
                  </pic:blipFill>
                  <pic:spPr>
                    <a:xfrm>
                      <a:off x="0" y="0"/>
                      <a:ext cx="2620645" cy="174688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center"/>
        <w:textAlignment w:val="auto"/>
        <w:rPr>
          <w:rFonts w:hint="eastAsia"/>
          <w:sz w:val="20"/>
          <w:szCs w:val="20"/>
          <w:lang w:val="en-US" w:eastAsia="zh-CN"/>
        </w:rPr>
      </w:pPr>
      <w:bookmarkStart w:id="3" w:name="_Ref12028"/>
      <w:r>
        <w:rPr>
          <w:sz w:val="20"/>
          <w:szCs w:val="20"/>
        </w:rPr>
        <w:t xml:space="preserve">图 </w:t>
      </w:r>
      <w:r>
        <w:rPr>
          <w:sz w:val="20"/>
          <w:szCs w:val="20"/>
        </w:rPr>
        <w:fldChar w:fldCharType="begin"/>
      </w:r>
      <w:r>
        <w:rPr>
          <w:sz w:val="20"/>
          <w:szCs w:val="20"/>
        </w:rPr>
        <w:instrText xml:space="preserve"> SEQ 图 \* ARABIC </w:instrText>
      </w:r>
      <w:r>
        <w:rPr>
          <w:sz w:val="20"/>
          <w:szCs w:val="20"/>
        </w:rPr>
        <w:fldChar w:fldCharType="separate"/>
      </w:r>
      <w:r>
        <w:rPr>
          <w:sz w:val="20"/>
          <w:szCs w:val="20"/>
        </w:rPr>
        <w:t>3</w:t>
      </w:r>
      <w:r>
        <w:rPr>
          <w:sz w:val="20"/>
          <w:szCs w:val="20"/>
        </w:rPr>
        <w:fldChar w:fldCharType="end"/>
      </w:r>
      <w:bookmarkEnd w:id="3"/>
      <w:r>
        <w:rPr>
          <w:rFonts w:hint="eastAsia"/>
          <w:sz w:val="20"/>
          <w:szCs w:val="20"/>
          <w:lang w:val="en-US" w:eastAsia="zh-CN"/>
        </w:rPr>
        <w:t xml:space="preserve"> 水流权重随海岸距离的变化曲线</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r>
        <w:rPr>
          <w:rFonts w:hint="eastAsia"/>
          <w:sz w:val="24"/>
          <w:lang w:val="en-US" w:eastAsia="zh-CN"/>
        </w:rPr>
        <w:t>则集聚点的权重为</w:t>
      </w:r>
      <w:r>
        <w:rPr>
          <w:rFonts w:hint="default"/>
          <w:position w:val="-12"/>
          <w:sz w:val="24"/>
          <w:lang w:val="en-US" w:eastAsia="zh-CN"/>
        </w:rPr>
        <w:object>
          <v:shape id="_x0000_i1065" o:spt="75" type="#_x0000_t75" style="height:18pt;width:76pt;" o:ole="t" filled="f" o:preferrelative="t" stroked="f" coordsize="21600,21600">
            <v:path/>
            <v:fill on="f" focussize="0,0"/>
            <v:stroke on="f"/>
            <v:imagedata r:id="rId87" o:title=""/>
            <o:lock v:ext="edit" aspectratio="t"/>
            <w10:wrap type="none"/>
            <w10:anchorlock/>
          </v:shape>
          <o:OLEObject Type="Embed" ProgID="Equation.KSEE3" ShapeID="_x0000_i1065" DrawAspect="Content" ObjectID="_1468075765" r:id="rId86">
            <o:LockedField>false</o:LockedField>
          </o:OLEObject>
        </w:object>
      </w:r>
      <w:r>
        <w:rPr>
          <w:rFonts w:hint="eastAsia"/>
          <w:sz w:val="24"/>
          <w:lang w:val="en-US" w:eastAsia="zh-CN"/>
        </w:rPr>
        <w:t>即产生该集聚点的两条反射水流的权重之和。且总有构造满足</w:t>
      </w:r>
      <w:r>
        <w:rPr>
          <w:rFonts w:hint="eastAsia"/>
          <w:position w:val="-12"/>
          <w:sz w:val="24"/>
          <w:lang w:val="en-US" w:eastAsia="zh-CN"/>
        </w:rPr>
        <w:object>
          <v:shape id="_x0000_i1066" o:spt="75" type="#_x0000_t75" style="height:18pt;width:119pt;" o:ole="t" filled="f" o:preferrelative="t" stroked="f" coordsize="21600,21600">
            <v:path/>
            <v:fill on="f" focussize="0,0"/>
            <v:stroke on="f"/>
            <v:imagedata r:id="rId89" o:title=""/>
            <o:lock v:ext="edit" aspectratio="t"/>
            <w10:wrap type="none"/>
            <w10:anchorlock/>
          </v:shape>
          <o:OLEObject Type="Embed" ProgID="Equation.KSEE3" ShapeID="_x0000_i1066" DrawAspect="Content" ObjectID="_1468075766" r:id="rId88">
            <o:LockedField>false</o:LockedField>
          </o:OLEObject>
        </w:object>
      </w:r>
      <w:r>
        <w:rPr>
          <w:rFonts w:hint="eastAsia"/>
          <w:sz w:val="24"/>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firstLineChars="200"/>
        <w:textAlignment w:val="auto"/>
        <w:rPr>
          <w:rFonts w:hint="eastAsia"/>
          <w:b/>
          <w:bCs/>
          <w:sz w:val="24"/>
          <w:lang w:val="en-US" w:eastAsia="zh-CN"/>
        </w:rPr>
      </w:pPr>
      <w:r>
        <w:rPr>
          <w:rFonts w:hint="eastAsia"/>
          <w:b/>
          <w:bCs/>
          <w:sz w:val="24"/>
          <w:lang w:val="en-US" w:eastAsia="zh-CN"/>
        </w:rPr>
        <w:t>3集聚点中心预测</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ins w:id="56" w:author="  *^_^*" w:date="2020-09-15T12:32:20Z">
        <w:r>
          <w:rPr>
            <w:rFonts w:hint="eastAsia"/>
            <w:sz w:val="24"/>
            <w:lang w:val="en-US" w:eastAsia="zh-CN"/>
          </w:rPr>
          <w:t>尽管</w:t>
        </w:r>
      </w:ins>
      <w:del w:id="57" w:author="  *^_^*" w:date="2020-09-15T12:32:19Z">
        <w:r>
          <w:rPr>
            <w:rFonts w:hint="eastAsia"/>
            <w:sz w:val="24"/>
            <w:lang w:val="en-US" w:eastAsia="zh-CN"/>
          </w:rPr>
          <w:delText>通过</w:delText>
        </w:r>
      </w:del>
      <w:r>
        <w:rPr>
          <w:rFonts w:hint="eastAsia"/>
          <w:sz w:val="24"/>
          <w:lang w:val="en-US" w:eastAsia="zh-CN"/>
        </w:rPr>
        <w:t>上述模型</w:t>
      </w:r>
      <w:del w:id="58" w:author="  *^_^*" w:date="2020-09-15T12:32:17Z">
        <w:r>
          <w:rPr>
            <w:rFonts w:hint="eastAsia"/>
            <w:sz w:val="24"/>
            <w:lang w:val="en-US" w:eastAsia="zh-CN"/>
          </w:rPr>
          <w:delText>我们</w:delText>
        </w:r>
      </w:del>
      <w:r>
        <w:rPr>
          <w:rFonts w:hint="eastAsia"/>
          <w:sz w:val="24"/>
          <w:lang w:val="en-US" w:eastAsia="zh-CN"/>
        </w:rPr>
        <w:t>计算得到了垃圾集聚点</w:t>
      </w:r>
      <w:ins w:id="59" w:author="  *^_^*" w:date="2020-09-15T12:31:14Z">
        <w:r>
          <w:rPr>
            <w:rFonts w:hint="eastAsia"/>
            <w:sz w:val="24"/>
            <w:lang w:val="en-US" w:eastAsia="zh-CN"/>
          </w:rPr>
          <w:t>，</w:t>
        </w:r>
      </w:ins>
      <w:del w:id="60" w:author="  *^_^*" w:date="2020-09-15T12:31:12Z">
        <w:r>
          <w:rPr>
            <w:rFonts w:hint="eastAsia"/>
            <w:sz w:val="24"/>
            <w:lang w:val="en-US" w:eastAsia="zh-CN"/>
          </w:rPr>
          <w:delText>和各集聚点的权重，</w:delText>
        </w:r>
      </w:del>
      <w:r>
        <w:rPr>
          <w:rFonts w:hint="eastAsia"/>
          <w:sz w:val="24"/>
          <w:lang w:val="en-US" w:eastAsia="zh-CN"/>
        </w:rPr>
        <w:t>但</w:t>
      </w:r>
      <w:del w:id="61" w:author="  *^_^*" w:date="2020-09-15T12:32:40Z">
        <w:r>
          <w:rPr>
            <w:rFonts w:hint="default"/>
            <w:sz w:val="24"/>
            <w:lang w:val="en-US" w:eastAsia="zh-CN"/>
          </w:rPr>
          <w:delText>这样得到的</w:delText>
        </w:r>
      </w:del>
      <w:ins w:id="62" w:author="  *^_^*" w:date="2020-09-15T12:32:40Z">
        <w:r>
          <w:rPr>
            <w:rFonts w:hint="eastAsia"/>
            <w:sz w:val="24"/>
            <w:lang w:val="en-US" w:eastAsia="zh-CN"/>
          </w:rPr>
          <w:t>如果</w:t>
        </w:r>
      </w:ins>
      <w:ins w:id="63" w:author="  *^_^*" w:date="2020-09-15T12:32:41Z">
        <w:r>
          <w:rPr>
            <w:rFonts w:hint="eastAsia"/>
            <w:sz w:val="24"/>
            <w:lang w:val="en-US" w:eastAsia="zh-CN"/>
          </w:rPr>
          <w:t>直接</w:t>
        </w:r>
      </w:ins>
      <w:ins w:id="64" w:author="  *^_^*" w:date="2020-09-15T12:32:42Z">
        <w:r>
          <w:rPr>
            <w:rFonts w:hint="eastAsia"/>
            <w:sz w:val="24"/>
            <w:lang w:val="en-US" w:eastAsia="zh-CN"/>
          </w:rPr>
          <w:t>给出</w:t>
        </w:r>
      </w:ins>
      <w:ins w:id="65" w:author="  *^_^*" w:date="2020-09-15T12:32:46Z">
        <w:r>
          <w:rPr>
            <w:rFonts w:hint="eastAsia"/>
            <w:sz w:val="24"/>
            <w:lang w:val="en-US" w:eastAsia="zh-CN"/>
          </w:rPr>
          <w:t>各个</w:t>
        </w:r>
      </w:ins>
      <w:ins w:id="66" w:author="  *^_^*" w:date="2020-09-15T12:32:47Z">
        <w:r>
          <w:rPr>
            <w:rFonts w:hint="eastAsia"/>
            <w:sz w:val="24"/>
            <w:lang w:val="en-US" w:eastAsia="zh-CN"/>
          </w:rPr>
          <w:t>集聚点</w:t>
        </w:r>
      </w:ins>
      <w:ins w:id="67" w:author="  *^_^*" w:date="2020-09-15T12:32:48Z">
        <w:r>
          <w:rPr>
            <w:rFonts w:hint="eastAsia"/>
            <w:sz w:val="24"/>
            <w:lang w:val="en-US" w:eastAsia="zh-CN"/>
          </w:rPr>
          <w:t>位置</w:t>
        </w:r>
      </w:ins>
      <w:ins w:id="68" w:author="  *^_^*" w:date="2020-09-15T12:32:49Z">
        <w:r>
          <w:rPr>
            <w:rFonts w:hint="eastAsia"/>
            <w:sz w:val="24"/>
            <w:lang w:val="en-US" w:eastAsia="zh-CN"/>
          </w:rPr>
          <w:t>作为</w:t>
        </w:r>
      </w:ins>
      <w:ins w:id="69" w:author="  *^_^*" w:date="2020-09-15T12:32:58Z">
        <w:r>
          <w:rPr>
            <w:rFonts w:hint="eastAsia"/>
            <w:sz w:val="24"/>
            <w:lang w:val="en-US" w:eastAsia="zh-CN"/>
          </w:rPr>
          <w:t>处理</w:t>
        </w:r>
      </w:ins>
      <w:ins w:id="70" w:author="  *^_^*" w:date="2020-09-15T12:32:59Z">
        <w:r>
          <w:rPr>
            <w:rFonts w:hint="eastAsia"/>
            <w:sz w:val="24"/>
            <w:lang w:val="en-US" w:eastAsia="zh-CN"/>
          </w:rPr>
          <w:t>目标</w:t>
        </w:r>
      </w:ins>
      <w:ins w:id="71" w:author="  *^_^*" w:date="2020-09-15T12:33:00Z">
        <w:r>
          <w:rPr>
            <w:rFonts w:hint="eastAsia"/>
            <w:sz w:val="24"/>
            <w:lang w:val="en-US" w:eastAsia="zh-CN"/>
          </w:rPr>
          <w:t>，则</w:t>
        </w:r>
      </w:ins>
      <w:ins w:id="72" w:author="  *^_^*" w:date="2020-09-15T12:33:03Z">
        <w:r>
          <w:rPr>
            <w:rFonts w:hint="eastAsia"/>
            <w:sz w:val="24"/>
            <w:lang w:val="en-US" w:eastAsia="zh-CN"/>
          </w:rPr>
          <w:t>处理</w:t>
        </w:r>
      </w:ins>
      <w:ins w:id="73" w:author="  *^_^*" w:date="2020-09-15T12:33:05Z">
        <w:r>
          <w:rPr>
            <w:rFonts w:hint="eastAsia"/>
            <w:sz w:val="24"/>
            <w:lang w:val="en-US" w:eastAsia="zh-CN"/>
          </w:rPr>
          <w:t>目标</w:t>
        </w:r>
      </w:ins>
      <w:del w:id="74" w:author="  *^_^*" w:date="2020-09-15T12:33:07Z">
        <w:r>
          <w:rPr>
            <w:rFonts w:hint="eastAsia"/>
            <w:sz w:val="24"/>
            <w:lang w:val="en-US" w:eastAsia="zh-CN"/>
          </w:rPr>
          <w:delText>集聚点</w:delText>
        </w:r>
      </w:del>
      <w:r>
        <w:rPr>
          <w:rFonts w:hint="eastAsia"/>
          <w:sz w:val="24"/>
          <w:lang w:val="en-US" w:eastAsia="zh-CN"/>
        </w:rPr>
        <w:t>数量太大（</w:t>
      </w:r>
      <w:r>
        <w:rPr>
          <w:rFonts w:hint="eastAsia"/>
          <w:sz w:val="24"/>
          <w:lang w:val="en-US" w:eastAsia="zh-CN"/>
        </w:rPr>
        <w:fldChar w:fldCharType="begin"/>
      </w:r>
      <w:r>
        <w:rPr>
          <w:rFonts w:hint="eastAsia"/>
          <w:sz w:val="24"/>
          <w:lang w:val="en-US" w:eastAsia="zh-CN"/>
        </w:rPr>
        <w:instrText xml:space="preserve"> REF _Ref31922 \h </w:instrText>
      </w:r>
      <w:r>
        <w:rPr>
          <w:rFonts w:hint="eastAsia"/>
          <w:sz w:val="24"/>
          <w:lang w:val="en-US" w:eastAsia="zh-CN"/>
        </w:rPr>
        <w:fldChar w:fldCharType="separate"/>
      </w:r>
      <w:r>
        <w:rPr>
          <w:sz w:val="24"/>
        </w:rPr>
        <w:t>图 4</w:t>
      </w:r>
      <w:r>
        <w:rPr>
          <w:rFonts w:hint="eastAsia"/>
          <w:sz w:val="24"/>
          <w:lang w:val="en-US" w:eastAsia="zh-CN"/>
        </w:rPr>
        <w:fldChar w:fldCharType="end"/>
      </w:r>
      <w:r>
        <w:rPr>
          <w:rFonts w:hint="eastAsia"/>
          <w:sz w:val="24"/>
          <w:lang w:val="en-US" w:eastAsia="zh-CN"/>
        </w:rPr>
        <w:t>），</w:t>
      </w:r>
      <w:ins w:id="75" w:author="  *^_^*" w:date="2020-09-15T12:30:49Z">
        <w:r>
          <w:rPr>
            <w:rFonts w:hint="eastAsia"/>
            <w:sz w:val="24"/>
            <w:lang w:val="en-US" w:eastAsia="zh-CN"/>
          </w:rPr>
          <w:t>在</w:t>
        </w:r>
      </w:ins>
      <w:ins w:id="76" w:author="  *^_^*" w:date="2020-09-15T12:31:59Z">
        <w:r>
          <w:rPr>
            <w:rFonts w:hint="eastAsia"/>
            <w:sz w:val="24"/>
            <w:lang w:val="en-US" w:eastAsia="zh-CN"/>
          </w:rPr>
          <w:t>实际</w:t>
        </w:r>
      </w:ins>
      <w:ins w:id="77" w:author="  *^_^*" w:date="2020-09-15T12:32:00Z">
        <w:r>
          <w:rPr>
            <w:rFonts w:hint="eastAsia"/>
            <w:sz w:val="24"/>
            <w:lang w:val="en-US" w:eastAsia="zh-CN"/>
          </w:rPr>
          <w:t>操作</w:t>
        </w:r>
      </w:ins>
      <w:ins w:id="78" w:author="  *^_^*" w:date="2020-09-15T12:30:51Z">
        <w:r>
          <w:rPr>
            <w:rFonts w:hint="eastAsia"/>
            <w:sz w:val="24"/>
            <w:lang w:val="en-US" w:eastAsia="zh-CN"/>
          </w:rPr>
          <w:t>中</w:t>
        </w:r>
      </w:ins>
      <w:ins w:id="79" w:author="  *^_^*" w:date="2020-09-15T12:30:52Z">
        <w:r>
          <w:rPr>
            <w:rFonts w:hint="eastAsia"/>
            <w:sz w:val="24"/>
            <w:lang w:val="en-US" w:eastAsia="zh-CN"/>
          </w:rPr>
          <w:t>，</w:t>
        </w:r>
      </w:ins>
      <w:ins w:id="80" w:author="  *^_^*" w:date="2020-09-15T12:30:55Z">
        <w:r>
          <w:rPr>
            <w:rFonts w:hint="eastAsia"/>
            <w:sz w:val="24"/>
            <w:lang w:val="en-US" w:eastAsia="zh-CN"/>
          </w:rPr>
          <w:t>不可能</w:t>
        </w:r>
      </w:ins>
      <w:ins w:id="81" w:author="  *^_^*" w:date="2020-09-15T12:31:39Z">
        <w:r>
          <w:rPr>
            <w:rFonts w:hint="eastAsia"/>
            <w:sz w:val="24"/>
            <w:lang w:val="en-US" w:eastAsia="zh-CN"/>
          </w:rPr>
          <w:t>每次</w:t>
        </w:r>
      </w:ins>
      <w:ins w:id="82" w:author="  *^_^*" w:date="2020-09-15T12:31:42Z">
        <w:r>
          <w:rPr>
            <w:rFonts w:hint="eastAsia"/>
            <w:sz w:val="24"/>
            <w:lang w:val="en-US" w:eastAsia="zh-CN"/>
          </w:rPr>
          <w:t>都</w:t>
        </w:r>
      </w:ins>
      <w:ins w:id="83" w:author="  *^_^*" w:date="2020-09-15T12:31:22Z">
        <w:r>
          <w:rPr>
            <w:rFonts w:hint="eastAsia"/>
            <w:sz w:val="24"/>
            <w:lang w:val="en-US" w:eastAsia="zh-CN"/>
          </w:rPr>
          <w:t>对</w:t>
        </w:r>
      </w:ins>
      <w:ins w:id="84" w:author="  *^_^*" w:date="2020-09-15T12:30:57Z">
        <w:r>
          <w:rPr>
            <w:rFonts w:hint="eastAsia"/>
            <w:sz w:val="24"/>
            <w:lang w:val="en-US" w:eastAsia="zh-CN"/>
          </w:rPr>
          <w:t>每个点</w:t>
        </w:r>
      </w:ins>
      <w:ins w:id="85" w:author="  *^_^*" w:date="2020-09-15T12:31:47Z">
        <w:r>
          <w:rPr>
            <w:rFonts w:hint="eastAsia"/>
            <w:sz w:val="24"/>
            <w:lang w:val="en-US" w:eastAsia="zh-CN"/>
          </w:rPr>
          <w:t>进行</w:t>
        </w:r>
      </w:ins>
      <w:ins w:id="86" w:author="  *^_^*" w:date="2020-09-15T12:33:32Z">
        <w:r>
          <w:rPr>
            <w:rFonts w:hint="eastAsia"/>
            <w:sz w:val="24"/>
            <w:lang w:val="en-US" w:eastAsia="zh-CN"/>
          </w:rPr>
          <w:t>巡查</w:t>
        </w:r>
      </w:ins>
      <w:ins w:id="87" w:author="  *^_^*" w:date="2020-09-15T12:31:33Z">
        <w:r>
          <w:rPr>
            <w:rFonts w:hint="eastAsia"/>
            <w:sz w:val="24"/>
            <w:lang w:val="en-US" w:eastAsia="zh-CN"/>
          </w:rPr>
          <w:t>处理</w:t>
        </w:r>
      </w:ins>
      <w:ins w:id="88" w:author="  *^_^*" w:date="2020-09-15T12:31:52Z">
        <w:r>
          <w:rPr>
            <w:rFonts w:hint="eastAsia"/>
            <w:sz w:val="24"/>
            <w:lang w:val="en-US" w:eastAsia="zh-CN"/>
          </w:rPr>
          <w:t>，</w:t>
        </w:r>
      </w:ins>
      <w:r>
        <w:rPr>
          <w:rFonts w:hint="eastAsia"/>
          <w:sz w:val="24"/>
          <w:lang w:val="en-US" w:eastAsia="zh-CN"/>
        </w:rPr>
        <w:t>且没有参</w:t>
      </w:r>
      <w:ins w:id="89" w:author="  *^_^*" w:date="2020-09-15T12:33:50Z">
        <w:r>
          <w:rPr>
            <w:rFonts w:hint="eastAsia"/>
            <w:sz w:val="24"/>
            <w:lang w:val="en-US" w:eastAsia="zh-CN"/>
          </w:rPr>
          <w:t>各</w:t>
        </w:r>
      </w:ins>
      <w:del w:id="90" w:author="  *^_^*" w:date="2020-09-15T12:33:49Z">
        <w:r>
          <w:rPr>
            <w:rFonts w:hint="eastAsia"/>
            <w:sz w:val="24"/>
            <w:lang w:val="en-US" w:eastAsia="zh-CN"/>
          </w:rPr>
          <w:delText>考</w:delText>
        </w:r>
      </w:del>
      <w:ins w:id="91" w:author="  *^_^*" w:date="2020-09-15T12:32:12Z">
        <w:r>
          <w:rPr>
            <w:rFonts w:hint="eastAsia"/>
            <w:sz w:val="24"/>
            <w:lang w:val="en-US" w:eastAsia="zh-CN"/>
          </w:rPr>
          <w:t>点</w:t>
        </w:r>
      </w:ins>
      <w:ins w:id="92" w:author="  *^_^*" w:date="2020-09-15T12:33:38Z">
        <w:r>
          <w:rPr>
            <w:rFonts w:hint="eastAsia"/>
            <w:sz w:val="24"/>
            <w:lang w:val="en-US" w:eastAsia="zh-CN"/>
          </w:rPr>
          <w:t>的</w:t>
        </w:r>
      </w:ins>
      <w:r>
        <w:rPr>
          <w:rFonts w:hint="eastAsia"/>
          <w:sz w:val="24"/>
          <w:lang w:val="en-US" w:eastAsia="zh-CN"/>
        </w:rPr>
        <w:t>权重与密度，参考意义不大。对于垃圾整治，给出集聚的中心与参考位置便显得更为重要和</w:t>
      </w:r>
      <w:ins w:id="93" w:author="  *^_^*" w:date="2020-09-15T12:34:16Z">
        <w:r>
          <w:rPr>
            <w:rFonts w:hint="eastAsia"/>
            <w:sz w:val="24"/>
            <w:lang w:val="en-US" w:eastAsia="zh-CN"/>
          </w:rPr>
          <w:t>具有</w:t>
        </w:r>
      </w:ins>
      <w:r>
        <w:rPr>
          <w:rFonts w:hint="eastAsia"/>
          <w:sz w:val="24"/>
          <w:lang w:val="en-US" w:eastAsia="zh-CN"/>
        </w:rPr>
        <w:t>可操作性。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center"/>
        <w:textAlignment w:val="auto"/>
        <w:rPr>
          <w:rFonts w:hint="default"/>
          <w:lang w:val="en-US" w:eastAsia="zh-CN"/>
        </w:rPr>
      </w:pPr>
      <w:r>
        <w:rPr>
          <w:rFonts w:hint="default"/>
          <w:lang w:val="en-US" w:eastAsia="zh-CN"/>
        </w:rPr>
        <w:drawing>
          <wp:inline distT="0" distB="0" distL="114300" distR="114300">
            <wp:extent cx="2663825" cy="2153920"/>
            <wp:effectExtent l="0" t="0" r="3175" b="10160"/>
            <wp:docPr id="5" name="图片 5" descr="湛江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湛江湾1"/>
                    <pic:cNvPicPr>
                      <a:picLocks noChangeAspect="1"/>
                    </pic:cNvPicPr>
                  </pic:nvPicPr>
                  <pic:blipFill>
                    <a:blip r:embed="rId90"/>
                    <a:srcRect l="47224" t="50580" r="44316" b="35740"/>
                    <a:stretch>
                      <a:fillRect/>
                    </a:stretch>
                  </pic:blipFill>
                  <pic:spPr>
                    <a:xfrm>
                      <a:off x="0" y="0"/>
                      <a:ext cx="2663825" cy="215392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00" w:firstLineChars="200"/>
        <w:jc w:val="center"/>
        <w:textAlignment w:val="auto"/>
        <w:rPr>
          <w:rFonts w:hint="eastAsia"/>
          <w:lang w:val="en-US" w:eastAsia="zh-CN"/>
        </w:rPr>
      </w:pPr>
      <w:bookmarkStart w:id="4" w:name="_Ref31922"/>
      <w:bookmarkStart w:id="5" w:name="_Ref31880"/>
      <w:r>
        <w:t xml:space="preserve">图 </w:t>
      </w:r>
      <w:r>
        <w:fldChar w:fldCharType="begin"/>
      </w:r>
      <w:r>
        <w:instrText xml:space="preserve"> SEQ 图 \* ARABIC </w:instrText>
      </w:r>
      <w:r>
        <w:fldChar w:fldCharType="separate"/>
      </w:r>
      <w:r>
        <w:t>4</w:t>
      </w:r>
      <w:r>
        <w:fldChar w:fldCharType="end"/>
      </w:r>
      <w:bookmarkEnd w:id="4"/>
      <w:r>
        <w:rPr>
          <w:rFonts w:hint="eastAsia"/>
          <w:lang w:val="en-US" w:eastAsia="zh-CN"/>
        </w:rPr>
        <w:t xml:space="preserve"> 湛江湾东海岛北部垃圾集聚点分布</w:t>
      </w:r>
      <w:bookmarkEnd w:id="5"/>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r>
        <w:rPr>
          <w:rFonts w:hint="eastAsia"/>
          <w:sz w:val="24"/>
          <w:lang w:val="en-US" w:eastAsia="zh-CN"/>
        </w:rPr>
        <w:t>现在考虑，当给出所有可能的集聚点与各集聚点的权重后，希望给出</w:t>
      </w:r>
      <w:r>
        <w:rPr>
          <w:rFonts w:hint="eastAsia"/>
          <w:position w:val="-6"/>
          <w:sz w:val="24"/>
          <w:lang w:val="en-US" w:eastAsia="zh-CN"/>
        </w:rPr>
        <w:object>
          <v:shape id="_x0000_i1067" o:spt="75" type="#_x0000_t75" style="height:13.95pt;width:10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r>
        <w:rPr>
          <w:rFonts w:hint="eastAsia"/>
          <w:sz w:val="24"/>
          <w:lang w:val="en-US" w:eastAsia="zh-CN"/>
        </w:rPr>
        <w:t>个建议优先处理的重点区域。显然，垃圾密度越高的地方越需要去处理，越是处于局部中心且权重较大的区域，越需要优先处理。而</w:t>
      </w:r>
      <w:r>
        <w:rPr>
          <w:rFonts w:hint="eastAsia" w:ascii="Times New Roman Uni" w:hAnsi="Times New Roman Uni" w:eastAsia="Times New Roman Uni" w:cs="Times New Roman Uni"/>
          <w:sz w:val="24"/>
          <w:lang w:val="en-US" w:eastAsia="zh-CN"/>
        </w:rPr>
        <w:t>K-Means</w:t>
      </w:r>
      <w:r>
        <w:rPr>
          <w:rFonts w:hint="eastAsia"/>
          <w:sz w:val="24"/>
          <w:lang w:val="en-US" w:eastAsia="zh-CN"/>
        </w:rPr>
        <w:t>算法这一基于距离的聚类算法恰能为这个问题提供解决方案。</w:t>
      </w:r>
      <w:r>
        <w:rPr>
          <w:rStyle w:val="6"/>
          <w:rFonts w:hint="eastAsia"/>
          <w:sz w:val="24"/>
          <w:lang w:val="en-US" w:eastAsia="zh-CN"/>
        </w:rPr>
        <w:t>[</w:t>
      </w:r>
      <w:r>
        <w:rPr>
          <w:rStyle w:val="6"/>
          <w:rFonts w:hint="eastAsia"/>
          <w:sz w:val="24"/>
          <w:lang w:val="en-US" w:eastAsia="zh-CN"/>
        </w:rPr>
        <w:endnoteReference w:id="2"/>
      </w:r>
      <w:r>
        <w:rPr>
          <w:rStyle w:val="6"/>
          <w:rFonts w:hint="eastAsia"/>
          <w:sz w:val="24"/>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360" w:lineRule="auto"/>
        <w:ind w:left="420" w:firstLine="0" w:firstLineChars="0"/>
        <w:textAlignment w:val="auto"/>
        <w:rPr>
          <w:rFonts w:hint="eastAsia"/>
          <w:sz w:val="24"/>
          <w:lang w:val="en-US" w:eastAsia="zh-CN"/>
        </w:rPr>
      </w:pPr>
      <w:r>
        <w:rPr>
          <w:rFonts w:hint="eastAsia" w:ascii="Times New Roman Uni" w:hAnsi="Times New Roman Uni" w:eastAsia="Times New Roman Uni" w:cs="Times New Roman Uni"/>
          <w:sz w:val="24"/>
          <w:lang w:val="en-US" w:eastAsia="zh-CN"/>
        </w:rPr>
        <w:t>K-Means</w:t>
      </w:r>
      <w:r>
        <w:rPr>
          <w:rFonts w:hint="eastAsia"/>
          <w:sz w:val="24"/>
          <w:lang w:val="en-US" w:eastAsia="zh-CN"/>
        </w:rPr>
        <w:t>算法描述如下：</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420" w:firstLine="0" w:firstLineChars="0"/>
        <w:textAlignment w:val="auto"/>
        <w:rPr>
          <w:rFonts w:hint="eastAsia"/>
          <w:sz w:val="24"/>
          <w:lang w:val="en-US" w:eastAsia="zh-CN"/>
        </w:rPr>
      </w:pPr>
      <w:r>
        <w:rPr>
          <w:rFonts w:hint="eastAsia"/>
          <w:sz w:val="24"/>
          <w:lang w:val="en-US" w:eastAsia="zh-CN"/>
        </w:rPr>
        <w:t>指定聚类中心的数量</w:t>
      </w:r>
      <w:r>
        <w:rPr>
          <w:rFonts w:hint="eastAsia"/>
          <w:position w:val="-6"/>
          <w:sz w:val="24"/>
          <w:lang w:val="en-US" w:eastAsia="zh-CN"/>
        </w:rPr>
        <w:object>
          <v:shape id="_x0000_i1068" o:spt="75" type="#_x0000_t75" style="height:13.95pt;width:10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sz w:val="24"/>
          <w:lang w:val="en-US" w:eastAsia="zh-CN"/>
        </w:rPr>
        <w:t>,随机初始化</w:t>
      </w:r>
      <w:r>
        <w:rPr>
          <w:rFonts w:hint="eastAsia"/>
          <w:position w:val="-6"/>
          <w:sz w:val="24"/>
          <w:lang w:val="en-US" w:eastAsia="zh-CN"/>
        </w:rPr>
        <w:object>
          <v:shape id="_x0000_i1069" o:spt="75" type="#_x0000_t75" style="height:13.95pt;width:10pt;" o:ole="t" filled="f" o:preferrelative="t" stroked="f" coordsize="21600,21600">
            <v:path/>
            <v:fill on="f" focussize="0,0"/>
            <v:stroke on="f"/>
            <v:imagedata r:id="rId96" o:title=""/>
            <o:lock v:ext="edit" aspectratio="t"/>
            <w10:wrap type="none"/>
            <w10:anchorlock/>
          </v:shape>
          <o:OLEObject Type="Embed" ProgID="Equation.KSEE3" ShapeID="_x0000_i1069" DrawAspect="Content" ObjectID="_1468075769" r:id="rId95">
            <o:LockedField>false</o:LockedField>
          </o:OLEObject>
        </w:object>
      </w:r>
      <w:r>
        <w:rPr>
          <w:rFonts w:hint="eastAsia"/>
          <w:sz w:val="24"/>
          <w:lang w:val="en-US" w:eastAsia="zh-CN"/>
        </w:rPr>
        <w:t>个聚类中心；</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420" w:firstLine="0" w:firstLineChars="0"/>
        <w:textAlignment w:val="auto"/>
        <w:rPr>
          <w:rFonts w:hint="eastAsia"/>
          <w:sz w:val="24"/>
          <w:lang w:val="en-US" w:eastAsia="zh-CN"/>
        </w:rPr>
      </w:pPr>
      <w:r>
        <w:rPr>
          <w:rFonts w:hint="eastAsia"/>
          <w:sz w:val="24"/>
          <w:lang w:val="en-US" w:eastAsia="zh-CN"/>
        </w:rPr>
        <w:t>计算每个点到各个中心的距离，距离最小的中心记为与该点同类；</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420" w:firstLine="0" w:firstLineChars="0"/>
        <w:textAlignment w:val="auto"/>
        <w:rPr>
          <w:rFonts w:hint="eastAsia"/>
          <w:sz w:val="24"/>
          <w:lang w:val="en-US" w:eastAsia="zh-CN"/>
        </w:rPr>
      </w:pPr>
      <w:r>
        <w:rPr>
          <w:rFonts w:hint="eastAsia"/>
          <w:sz w:val="24"/>
          <w:lang w:val="en-US" w:eastAsia="zh-CN"/>
        </w:rPr>
        <w:t>将每一类的点的加权平均更新为每一类的中心；</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420" w:firstLine="0" w:firstLineChars="0"/>
        <w:textAlignment w:val="auto"/>
        <w:rPr>
          <w:rFonts w:hint="eastAsia"/>
          <w:sz w:val="24"/>
          <w:lang w:val="en-US" w:eastAsia="zh-CN"/>
        </w:rPr>
      </w:pPr>
      <w:r>
        <w:rPr>
          <w:rFonts w:hint="eastAsia"/>
          <w:sz w:val="24"/>
          <w:lang w:val="en-US" w:eastAsia="zh-CN"/>
        </w:rPr>
        <w:t>重复</w:t>
      </w:r>
      <w:r>
        <w:rPr>
          <w:rFonts w:hint="eastAsia" w:ascii="Times New Roman Uni" w:hAnsi="Times New Roman Uni" w:eastAsia="Times New Roman Uni" w:cs="Times New Roman Uni"/>
          <w:sz w:val="24"/>
          <w:lang w:val="en-US" w:eastAsia="zh-CN"/>
        </w:rPr>
        <w:t>2-3</w:t>
      </w:r>
      <w:r>
        <w:rPr>
          <w:rFonts w:hint="eastAsia"/>
          <w:sz w:val="24"/>
          <w:lang w:val="en-US" w:eastAsia="zh-CN"/>
        </w:rPr>
        <w:t>至每一类的中心不再发生变化。</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r>
        <w:rPr>
          <w:rFonts w:hint="eastAsia"/>
          <w:sz w:val="24"/>
          <w:lang w:val="en-US" w:eastAsia="zh-CN"/>
        </w:rPr>
        <w:t>显然，当</w:t>
      </w:r>
      <w:del w:id="94" w:author="  *^_^*" w:date="2020-09-15T12:42:59Z">
        <w:r>
          <w:rPr>
            <w:rFonts w:hint="eastAsia"/>
            <w:sz w:val="24"/>
            <w:lang w:val="en-US" w:eastAsia="zh-CN"/>
          </w:rPr>
          <w:delText>我们</w:delText>
        </w:r>
      </w:del>
      <w:r>
        <w:rPr>
          <w:rFonts w:hint="eastAsia"/>
          <w:sz w:val="24"/>
          <w:lang w:val="en-US" w:eastAsia="zh-CN"/>
        </w:rPr>
        <w:t>选取欧几里得距离作为距离度量时，便能得到可供参考的</w:t>
      </w:r>
      <w:r>
        <w:rPr>
          <w:rFonts w:hint="eastAsia"/>
          <w:position w:val="-6"/>
          <w:sz w:val="24"/>
          <w:lang w:val="en-US" w:eastAsia="zh-CN"/>
        </w:rPr>
        <w:object>
          <v:shape id="_x0000_i1070" o:spt="75" type="#_x0000_t75" style="height:13.95pt;width:10pt;" o:ole="t" filled="f" o:preferrelative="t" stroked="f" coordsize="21600,21600">
            <v:path/>
            <v:fill on="f" focussize="0,0"/>
            <v:stroke on="f"/>
            <v:imagedata r:id="rId98" o:title=""/>
            <o:lock v:ext="edit" aspectratio="t"/>
            <w10:wrap type="none"/>
            <w10:anchorlock/>
          </v:shape>
          <o:OLEObject Type="Embed" ProgID="Equation.KSEE3" ShapeID="_x0000_i1070" DrawAspect="Content" ObjectID="_1468075770" r:id="rId97">
            <o:LockedField>false</o:LockedField>
          </o:OLEObject>
        </w:object>
      </w:r>
      <w:r>
        <w:rPr>
          <w:rFonts w:hint="eastAsia"/>
          <w:sz w:val="24"/>
          <w:lang w:val="en-US" w:eastAsia="zh-CN"/>
        </w:rPr>
        <w:t>个集聚点中心。</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r>
        <w:rPr>
          <w:rFonts w:hint="eastAsia"/>
          <w:sz w:val="24"/>
          <w:lang w:val="en-US" w:eastAsia="zh-CN"/>
        </w:rPr>
        <w:t>3 东海岛北岸垃圾预测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r>
        <w:rPr>
          <w:rFonts w:hint="eastAsia"/>
          <w:sz w:val="24"/>
          <w:lang w:val="en-US" w:eastAsia="zh-CN"/>
        </w:rPr>
        <w:t>在计算中，模型知道海岸线上每个点的水流方向，但这往往受限于观测有限，但是水流的主要驱动因素是风力，水流的宏观流向主要是由风向决定的，所以可以将风向作为水流的方向。</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jc w:val="center"/>
        <w:textAlignment w:val="auto"/>
        <w:rPr>
          <w:rFonts w:hint="default"/>
          <w:sz w:val="24"/>
          <w:lang w:val="en-US" w:eastAsia="zh-CN"/>
        </w:rPr>
      </w:pPr>
      <w:r>
        <w:rPr>
          <w:rFonts w:hint="default"/>
          <w:sz w:val="24"/>
          <w:lang w:val="en-US" w:eastAsia="zh-CN"/>
        </w:rPr>
        <w:drawing>
          <wp:inline distT="0" distB="0" distL="114300" distR="114300">
            <wp:extent cx="3253105" cy="1666240"/>
            <wp:effectExtent l="0" t="0" r="8255" b="10160"/>
            <wp:docPr id="6" name="图片 6" descr="湛江湾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湛江湾1_2"/>
                    <pic:cNvPicPr>
                      <a:picLocks noChangeAspect="1"/>
                    </pic:cNvPicPr>
                  </pic:nvPicPr>
                  <pic:blipFill>
                    <a:blip r:embed="rId99"/>
                    <a:srcRect l="47923" t="54444" r="41039" b="34251"/>
                    <a:stretch>
                      <a:fillRect/>
                    </a:stretch>
                  </pic:blipFill>
                  <pic:spPr>
                    <a:xfrm>
                      <a:off x="0" y="0"/>
                      <a:ext cx="3253105" cy="166624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00" w:firstLineChars="200"/>
        <w:jc w:val="center"/>
        <w:textAlignment w:val="auto"/>
        <w:rPr>
          <w:rFonts w:hint="eastAsia"/>
          <w:sz w:val="20"/>
          <w:szCs w:val="20"/>
          <w:lang w:val="en-US" w:eastAsia="zh-CN"/>
        </w:rPr>
      </w:pPr>
      <w:bookmarkStart w:id="6" w:name="_Ref25533"/>
      <w:r>
        <w:rPr>
          <w:rFonts w:hint="eastAsia"/>
          <w:sz w:val="20"/>
          <w:szCs w:val="20"/>
        </w:rPr>
        <w:t xml:space="preserve">图 </w:t>
      </w:r>
      <w:r>
        <w:rPr>
          <w:rFonts w:hint="eastAsia"/>
          <w:sz w:val="20"/>
          <w:szCs w:val="20"/>
        </w:rPr>
        <w:fldChar w:fldCharType="begin"/>
      </w:r>
      <w:r>
        <w:rPr>
          <w:rFonts w:hint="eastAsia"/>
          <w:sz w:val="20"/>
          <w:szCs w:val="20"/>
        </w:rPr>
        <w:instrText xml:space="preserve"> SEQ 图 \* ARABIC </w:instrText>
      </w:r>
      <w:r>
        <w:rPr>
          <w:rFonts w:hint="eastAsia"/>
          <w:sz w:val="20"/>
          <w:szCs w:val="20"/>
        </w:rPr>
        <w:fldChar w:fldCharType="separate"/>
      </w:r>
      <w:r>
        <w:rPr>
          <w:rFonts w:hint="eastAsia"/>
          <w:sz w:val="20"/>
          <w:szCs w:val="20"/>
        </w:rPr>
        <w:t>5</w:t>
      </w:r>
      <w:r>
        <w:rPr>
          <w:rFonts w:hint="eastAsia"/>
          <w:sz w:val="20"/>
          <w:szCs w:val="20"/>
        </w:rPr>
        <w:fldChar w:fldCharType="end"/>
      </w:r>
      <w:bookmarkEnd w:id="6"/>
      <w:r>
        <w:rPr>
          <w:rFonts w:hint="eastAsia"/>
          <w:sz w:val="20"/>
          <w:szCs w:val="20"/>
          <w:lang w:val="en-US" w:eastAsia="zh-CN"/>
        </w:rPr>
        <w:t xml:space="preserve"> 东海岛北岸垃圾集聚点及其中心（西北风）</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jc w:val="center"/>
        <w:textAlignment w:val="auto"/>
        <w:rPr>
          <w:rFonts w:hint="default" w:eastAsia="黑体"/>
          <w:sz w:val="24"/>
          <w:lang w:val="en-US" w:eastAsia="zh-CN"/>
        </w:rPr>
      </w:pPr>
      <w:r>
        <w:rPr>
          <w:rFonts w:hint="default" w:eastAsia="黑体"/>
          <w:sz w:val="24"/>
          <w:lang w:val="en-US" w:eastAsia="zh-CN"/>
        </w:rPr>
        <w:drawing>
          <wp:inline distT="0" distB="0" distL="114300" distR="114300">
            <wp:extent cx="3207385" cy="2159000"/>
            <wp:effectExtent l="0" t="0" r="8255" b="5080"/>
            <wp:docPr id="7" name="图片 7" descr="湛江湾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湛江湾1_3"/>
                    <pic:cNvPicPr>
                      <a:picLocks noChangeAspect="1"/>
                    </pic:cNvPicPr>
                  </pic:nvPicPr>
                  <pic:blipFill>
                    <a:blip r:embed="rId100"/>
                    <a:srcRect l="45459" t="48957" r="43430" b="36087"/>
                    <a:stretch>
                      <a:fillRect/>
                    </a:stretch>
                  </pic:blipFill>
                  <pic:spPr>
                    <a:xfrm>
                      <a:off x="0" y="0"/>
                      <a:ext cx="3207385" cy="215900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00" w:firstLineChars="200"/>
        <w:jc w:val="center"/>
        <w:textAlignment w:val="auto"/>
        <w:rPr>
          <w:rFonts w:hint="eastAsia"/>
          <w:sz w:val="20"/>
          <w:szCs w:val="20"/>
          <w:lang w:val="en-US" w:eastAsia="zh-CN"/>
        </w:rPr>
      </w:pPr>
      <w:bookmarkStart w:id="7" w:name="_Ref25546"/>
      <w:r>
        <w:rPr>
          <w:sz w:val="20"/>
          <w:szCs w:val="20"/>
        </w:rPr>
        <w:t xml:space="preserve">图 </w:t>
      </w:r>
      <w:r>
        <w:rPr>
          <w:sz w:val="20"/>
          <w:szCs w:val="20"/>
        </w:rPr>
        <w:fldChar w:fldCharType="begin"/>
      </w:r>
      <w:r>
        <w:rPr>
          <w:sz w:val="20"/>
          <w:szCs w:val="20"/>
        </w:rPr>
        <w:instrText xml:space="preserve"> SEQ 图 \* ARABIC </w:instrText>
      </w:r>
      <w:r>
        <w:rPr>
          <w:sz w:val="20"/>
          <w:szCs w:val="20"/>
        </w:rPr>
        <w:fldChar w:fldCharType="separate"/>
      </w:r>
      <w:r>
        <w:rPr>
          <w:sz w:val="20"/>
          <w:szCs w:val="20"/>
        </w:rPr>
        <w:t>6</w:t>
      </w:r>
      <w:r>
        <w:rPr>
          <w:sz w:val="20"/>
          <w:szCs w:val="20"/>
        </w:rPr>
        <w:fldChar w:fldCharType="end"/>
      </w:r>
      <w:bookmarkEnd w:id="7"/>
      <w:r>
        <w:rPr>
          <w:rFonts w:hint="eastAsia"/>
          <w:sz w:val="20"/>
          <w:szCs w:val="20"/>
          <w:lang w:val="en-US" w:eastAsia="zh-CN"/>
        </w:rPr>
        <w:t xml:space="preserve"> 东海岛北岸垃圾集聚点及其中心（东北风）</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32"/>
          <w:lang w:val="en-US" w:eastAsia="zh-CN"/>
          <w:rPrChange w:id="95" w:author="  *^_^*" w:date="2020-09-15T12:43:35Z">
            <w:rPr>
              <w:rFonts w:hint="eastAsia"/>
              <w:lang w:val="en-US" w:eastAsia="zh-CN"/>
            </w:rPr>
          </w:rPrChange>
        </w:rPr>
      </w:pPr>
      <w:r>
        <w:rPr>
          <w:rFonts w:hint="eastAsia"/>
          <w:sz w:val="24"/>
          <w:lang w:val="en-US" w:eastAsia="zh-CN"/>
        </w:rPr>
        <w:t xml:space="preserve">     </w:t>
      </w:r>
      <w:r>
        <w:rPr>
          <w:rFonts w:hint="eastAsia"/>
          <w:sz w:val="24"/>
          <w:lang w:val="en-US" w:eastAsia="zh-CN"/>
        </w:rPr>
        <w:fldChar w:fldCharType="begin"/>
      </w:r>
      <w:r>
        <w:rPr>
          <w:rFonts w:hint="eastAsia"/>
          <w:sz w:val="24"/>
          <w:lang w:val="en-US" w:eastAsia="zh-CN"/>
        </w:rPr>
        <w:instrText xml:space="preserve"> REF _Ref25533 \h </w:instrText>
      </w:r>
      <w:r>
        <w:rPr>
          <w:rFonts w:hint="eastAsia"/>
          <w:sz w:val="24"/>
          <w:lang w:val="en-US" w:eastAsia="zh-CN"/>
        </w:rPr>
        <w:fldChar w:fldCharType="separate"/>
      </w:r>
      <w:r>
        <w:rPr>
          <w:sz w:val="24"/>
        </w:rPr>
        <w:t>图 5</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REF _Ref25546 \h </w:instrText>
      </w:r>
      <w:r>
        <w:rPr>
          <w:rFonts w:hint="eastAsia"/>
          <w:sz w:val="24"/>
          <w:lang w:val="en-US" w:eastAsia="zh-CN"/>
        </w:rPr>
        <w:fldChar w:fldCharType="separate"/>
      </w:r>
      <w:r>
        <w:rPr>
          <w:sz w:val="24"/>
        </w:rPr>
        <w:t>图 6</w:t>
      </w:r>
      <w:r>
        <w:rPr>
          <w:rFonts w:hint="eastAsia"/>
          <w:sz w:val="24"/>
          <w:lang w:val="en-US" w:eastAsia="zh-CN"/>
        </w:rPr>
        <w:fldChar w:fldCharType="end"/>
      </w:r>
      <w:r>
        <w:rPr>
          <w:rFonts w:hint="eastAsia"/>
          <w:sz w:val="24"/>
          <w:lang w:val="en-US" w:eastAsia="zh-CN"/>
        </w:rPr>
        <w:t>展示了不同风向情况下东海岛北岸垃圾集聚点分布的预测，其中，红星标记处是</w:t>
      </w:r>
      <w:r>
        <w:rPr>
          <w:rFonts w:hint="eastAsia" w:ascii="Times New Roman Uni" w:hAnsi="Times New Roman Uni" w:eastAsia="Times New Roman Uni" w:cs="Times New Roman Uni"/>
          <w:sz w:val="24"/>
          <w:lang w:val="en-US" w:eastAsia="zh-CN"/>
        </w:rPr>
        <w:t>K-Means</w:t>
      </w:r>
      <w:r>
        <w:rPr>
          <w:rFonts w:hint="eastAsia"/>
          <w:sz w:val="24"/>
          <w:lang w:val="en-US" w:eastAsia="zh-CN"/>
        </w:rPr>
        <w:t>集聚点中心预测算法给出加权中心。从图中</w:t>
      </w:r>
      <w:del w:id="96" w:author="  *^_^*" w:date="2020-09-15T12:43:17Z">
        <w:r>
          <w:rPr>
            <w:rFonts w:hint="eastAsia"/>
            <w:sz w:val="24"/>
            <w:lang w:val="en-US" w:eastAsia="zh-CN"/>
          </w:rPr>
          <w:delText>我们</w:delText>
        </w:r>
      </w:del>
      <w:r>
        <w:rPr>
          <w:rFonts w:hint="eastAsia"/>
          <w:sz w:val="24"/>
          <w:lang w:val="en-US" w:eastAsia="zh-CN"/>
        </w:rPr>
        <w:t>可以看到，当吹西北风为主的日子里，垃圾在东侧集聚得更多；而当吹东北风为主时，垃圾往往随着水流远离东岸，漂流到了西侧。而这也说明了</w:t>
      </w:r>
      <w:r>
        <w:rPr>
          <w:rFonts w:hint="eastAsia"/>
          <w:sz w:val="24"/>
          <w:szCs w:val="32"/>
          <w:lang w:val="en-US" w:eastAsia="zh-CN"/>
          <w:rPrChange w:id="97" w:author="  *^_^*" w:date="2020-09-15T12:43:35Z">
            <w:rPr>
              <w:rFonts w:hint="eastAsia"/>
              <w:lang w:val="en-US" w:eastAsia="zh-CN"/>
            </w:rPr>
          </w:rPrChange>
        </w:rPr>
        <w:t>方法的合理性和有效性。但是从图中也可以看出，每个中心附近的集聚点密度是不同的，此时当地环保部分可以根据不同中心附近的密度进行排序来制定应对策略。</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textAlignment w:val="auto"/>
        <w:rPr>
          <w:rFonts w:hint="eastAsia" w:ascii="宋体" w:hAnsi="宋体" w:eastAsia="宋体" w:cs="宋体"/>
          <w:sz w:val="24"/>
          <w:lang w:val="en-US" w:eastAsia="zh-CN"/>
        </w:rPr>
      </w:pPr>
      <w:r>
        <w:rPr>
          <w:rFonts w:hint="eastAsia" w:ascii="黑体" w:hAnsi="黑体" w:eastAsia="黑体" w:cs="黑体"/>
          <w:szCs w:val="21"/>
          <w:lang w:val="en-US" w:eastAsia="zh-CN"/>
        </w:rPr>
        <w:t>总结：</w:t>
      </w:r>
      <w:r>
        <w:rPr>
          <w:rFonts w:hint="eastAsia" w:ascii="宋体" w:hAnsi="宋体" w:eastAsia="宋体" w:cs="宋体"/>
          <w:sz w:val="24"/>
          <w:lang w:val="en-US" w:eastAsia="zh-CN"/>
        </w:rPr>
        <w:t>随着国家海洋战略的推进，地处南海的湛江湾经济也</w:t>
      </w:r>
      <w:ins w:id="98" w:author="  *^_^*" w:date="2020-09-15T12:34:51Z">
        <w:r>
          <w:rPr>
            <w:rFonts w:hint="eastAsia" w:ascii="宋体" w:hAnsi="宋体" w:eastAsia="宋体" w:cs="宋体"/>
            <w:sz w:val="24"/>
            <w:lang w:val="en-US" w:eastAsia="zh-CN"/>
          </w:rPr>
          <w:t>在</w:t>
        </w:r>
      </w:ins>
      <w:r>
        <w:rPr>
          <w:rFonts w:hint="eastAsia" w:ascii="宋体" w:hAnsi="宋体" w:eastAsia="宋体" w:cs="宋体"/>
          <w:sz w:val="24"/>
          <w:lang w:val="en-US" w:eastAsia="zh-CN"/>
        </w:rPr>
        <w:t>不断发展，人口增加，但也意味着我们要更加重视湛江湾的环境保护。本文提出了一种基于水流输运的垃圾集聚点模型，并考虑水流流动的衰减特性，提出基于运动距离的水流与集聚点权重模型，为集聚点赋予合理的权重。权重参与</w:t>
      </w:r>
      <w:r>
        <w:rPr>
          <w:rFonts w:hint="eastAsia" w:ascii="Times New Roman Uni" w:hAnsi="Times New Roman Uni" w:eastAsia="Times New Roman Uni" w:cs="Times New Roman Uni"/>
          <w:sz w:val="24"/>
          <w:lang w:val="en-US" w:eastAsia="zh-CN"/>
        </w:rPr>
        <w:t>K-Means</w:t>
      </w:r>
      <w:r>
        <w:rPr>
          <w:rFonts w:hint="eastAsia" w:ascii="宋体" w:hAnsi="宋体" w:eastAsia="宋体" w:cs="宋体"/>
          <w:sz w:val="24"/>
          <w:lang w:val="en-US" w:eastAsia="zh-CN"/>
        </w:rPr>
        <w:t>集聚点中心预测的计算，得到集聚点群的加权中心。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 xml:space="preserve">    </w:t>
      </w:r>
      <w:ins w:id="99" w:author="  *^_^*" w:date="2020-09-15T12:37:01Z">
        <w:r>
          <w:rPr>
            <w:rFonts w:hint="eastAsia" w:ascii="宋体" w:hAnsi="宋体" w:eastAsia="宋体" w:cs="宋体"/>
            <w:sz w:val="24"/>
            <w:lang w:val="en-US" w:eastAsia="zh-CN"/>
          </w:rPr>
          <w:t>经</w:t>
        </w:r>
      </w:ins>
      <w:ins w:id="100" w:author="  *^_^*" w:date="2020-09-15T12:35:35Z">
        <w:r>
          <w:rPr>
            <w:rFonts w:hint="eastAsia" w:ascii="宋体" w:hAnsi="宋体" w:eastAsia="宋体" w:cs="宋体"/>
            <w:sz w:val="24"/>
            <w:lang w:val="en-US" w:eastAsia="zh-CN"/>
          </w:rPr>
          <w:fldChar w:fldCharType="begin"/>
        </w:r>
      </w:ins>
      <w:ins w:id="101" w:author="  *^_^*" w:date="2020-09-15T12:35:35Z">
        <w:r>
          <w:rPr>
            <w:rFonts w:hint="eastAsia" w:ascii="宋体" w:hAnsi="宋体" w:eastAsia="宋体" w:cs="宋体"/>
            <w:sz w:val="24"/>
            <w:lang w:val="en-US" w:eastAsia="zh-CN"/>
          </w:rPr>
          <w:instrText xml:space="preserve"> REF _Ref25533 \h </w:instrText>
        </w:r>
      </w:ins>
      <w:ins w:id="102" w:author="  *^_^*" w:date="2020-09-15T12:35:35Z">
        <w:r>
          <w:rPr>
            <w:rFonts w:hint="eastAsia" w:ascii="宋体" w:hAnsi="宋体" w:eastAsia="宋体" w:cs="宋体"/>
            <w:sz w:val="24"/>
            <w:lang w:val="en-US" w:eastAsia="zh-CN"/>
          </w:rPr>
          <w:fldChar w:fldCharType="separate"/>
        </w:r>
      </w:ins>
      <w:ins w:id="103" w:author="  *^_^*" w:date="2020-09-15T12:35:35Z">
        <w:r>
          <w:rPr>
            <w:rFonts w:hint="eastAsia" w:ascii="宋体" w:hAnsi="宋体" w:eastAsia="宋体" w:cs="宋体"/>
            <w:sz w:val="24"/>
            <w:szCs w:val="24"/>
            <w:rPrChange w:id="104" w:author="  *^_^*" w:date="2020-09-15T12:36:47Z">
              <w:rPr>
                <w:rFonts w:hint="eastAsia"/>
                <w:sz w:val="20"/>
                <w:szCs w:val="20"/>
              </w:rPr>
            </w:rPrChange>
          </w:rPr>
          <w:t>图 5</w:t>
        </w:r>
      </w:ins>
      <w:ins w:id="105" w:author="  *^_^*" w:date="2020-09-15T12:35:35Z">
        <w:r>
          <w:rPr>
            <w:rFonts w:hint="eastAsia" w:ascii="宋体" w:hAnsi="宋体" w:eastAsia="宋体" w:cs="宋体"/>
            <w:sz w:val="24"/>
            <w:lang w:val="en-US" w:eastAsia="zh-CN"/>
          </w:rPr>
          <w:fldChar w:fldCharType="end"/>
        </w:r>
      </w:ins>
      <w:ins w:id="106" w:author="  *^_^*" w:date="2020-09-15T12:35:42Z">
        <w:r>
          <w:rPr>
            <w:rFonts w:hint="eastAsia" w:ascii="宋体" w:hAnsi="宋体" w:eastAsia="宋体" w:cs="宋体"/>
            <w:sz w:val="24"/>
            <w:lang w:val="en-US" w:eastAsia="zh-CN"/>
          </w:rPr>
          <w:t>、</w:t>
        </w:r>
      </w:ins>
      <w:ins w:id="107" w:author="  *^_^*" w:date="2020-09-15T12:35:37Z">
        <w:r>
          <w:rPr>
            <w:rFonts w:hint="eastAsia" w:ascii="宋体" w:hAnsi="宋体" w:eastAsia="宋体" w:cs="宋体"/>
            <w:sz w:val="24"/>
            <w:lang w:val="en-US" w:eastAsia="zh-CN"/>
          </w:rPr>
          <w:fldChar w:fldCharType="begin"/>
        </w:r>
      </w:ins>
      <w:ins w:id="108" w:author="  *^_^*" w:date="2020-09-15T12:35:37Z">
        <w:r>
          <w:rPr>
            <w:rFonts w:hint="eastAsia" w:ascii="宋体" w:hAnsi="宋体" w:eastAsia="宋体" w:cs="宋体"/>
            <w:sz w:val="24"/>
            <w:lang w:val="en-US" w:eastAsia="zh-CN"/>
          </w:rPr>
          <w:instrText xml:space="preserve"> REF _Ref25546 \h </w:instrText>
        </w:r>
      </w:ins>
      <w:ins w:id="109" w:author="  *^_^*" w:date="2020-09-15T12:35:37Z">
        <w:r>
          <w:rPr>
            <w:rFonts w:hint="eastAsia" w:ascii="宋体" w:hAnsi="宋体" w:eastAsia="宋体" w:cs="宋体"/>
            <w:sz w:val="24"/>
            <w:lang w:val="en-US" w:eastAsia="zh-CN"/>
          </w:rPr>
          <w:fldChar w:fldCharType="separate"/>
        </w:r>
      </w:ins>
      <w:ins w:id="110" w:author="  *^_^*" w:date="2020-09-15T12:35:37Z">
        <w:r>
          <w:rPr>
            <w:rFonts w:hint="eastAsia" w:ascii="宋体" w:hAnsi="宋体" w:eastAsia="宋体" w:cs="宋体"/>
            <w:sz w:val="24"/>
            <w:szCs w:val="24"/>
            <w:rPrChange w:id="111" w:author="  *^_^*" w:date="2020-09-15T12:36:47Z">
              <w:rPr>
                <w:sz w:val="20"/>
                <w:szCs w:val="20"/>
              </w:rPr>
            </w:rPrChange>
          </w:rPr>
          <w:t>图 6</w:t>
        </w:r>
      </w:ins>
      <w:ins w:id="112" w:author="  *^_^*" w:date="2020-09-15T12:35:37Z">
        <w:r>
          <w:rPr>
            <w:rFonts w:hint="eastAsia" w:ascii="宋体" w:hAnsi="宋体" w:eastAsia="宋体" w:cs="宋体"/>
            <w:sz w:val="24"/>
            <w:lang w:val="en-US" w:eastAsia="zh-CN"/>
          </w:rPr>
          <w:fldChar w:fldCharType="end"/>
        </w:r>
      </w:ins>
      <w:ins w:id="113" w:author="  *^_^*" w:date="2020-09-15T12:36:06Z">
        <w:r>
          <w:rPr>
            <w:rFonts w:hint="eastAsia" w:ascii="宋体" w:hAnsi="宋体" w:eastAsia="宋体" w:cs="宋体"/>
            <w:sz w:val="24"/>
            <w:lang w:val="en-US" w:eastAsia="zh-CN"/>
          </w:rPr>
          <w:t>模拟</w:t>
        </w:r>
      </w:ins>
      <w:ins w:id="114" w:author="  *^_^*" w:date="2020-09-15T12:37:08Z">
        <w:r>
          <w:rPr>
            <w:rFonts w:hint="eastAsia" w:ascii="宋体" w:hAnsi="宋体" w:eastAsia="宋体" w:cs="宋体"/>
            <w:sz w:val="24"/>
            <w:lang w:val="en-US" w:eastAsia="zh-CN"/>
          </w:rPr>
          <w:t>验证</w:t>
        </w:r>
      </w:ins>
      <w:del w:id="115" w:author="  *^_^*" w:date="2020-09-15T12:35:14Z">
        <w:r>
          <w:rPr>
            <w:rFonts w:hint="eastAsia" w:ascii="宋体" w:hAnsi="宋体" w:eastAsia="宋体" w:cs="宋体"/>
            <w:sz w:val="24"/>
            <w:lang w:val="en-US" w:eastAsia="zh-CN"/>
          </w:rPr>
          <w:delText>经</w:delText>
        </w:r>
      </w:del>
      <w:del w:id="116" w:author="  *^_^*" w:date="2020-09-15T12:35:13Z">
        <w:r>
          <w:rPr>
            <w:rFonts w:hint="eastAsia" w:ascii="宋体" w:hAnsi="宋体" w:eastAsia="宋体" w:cs="宋体"/>
            <w:sz w:val="24"/>
            <w:lang w:val="en-US" w:eastAsia="zh-CN"/>
          </w:rPr>
          <w:delText>实验</w:delText>
        </w:r>
      </w:del>
      <w:r>
        <w:rPr>
          <w:rFonts w:hint="eastAsia" w:ascii="宋体" w:hAnsi="宋体" w:eastAsia="宋体" w:cs="宋体"/>
          <w:sz w:val="24"/>
          <w:lang w:val="en-US" w:eastAsia="zh-CN"/>
        </w:rPr>
        <w:t>，该方法结果合理有效，得到的集聚点及其中心预测能够为当地保护部门提供有效的参考预测，方便海洋垃圾处理方案的制定。</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textAlignment w:val="auto"/>
        <w:rPr>
          <w:rFonts w:hint="default"/>
          <w:lang w:val="en-US" w:eastAsia="zh-CN"/>
        </w:rPr>
      </w:pPr>
    </w:p>
    <w:p>
      <w:pPr>
        <w:keepNext w:val="0"/>
        <w:keepLines w:val="0"/>
        <w:pageBreakBefore w:val="0"/>
        <w:widowControl w:val="0"/>
        <w:tabs>
          <w:tab w:val="left" w:pos="806"/>
        </w:tabs>
        <w:kinsoku/>
        <w:wordWrap/>
        <w:overflowPunct/>
        <w:topLinePunct w:val="0"/>
        <w:autoSpaceDE/>
        <w:autoSpaceDN/>
        <w:bidi w:val="0"/>
        <w:adjustRightInd/>
        <w:snapToGrid/>
        <w:spacing w:before="157" w:beforeLines="50" w:after="157" w:afterLines="50" w:line="440" w:lineRule="exact"/>
        <w:ind w:firstLine="480" w:firstLineChars="200"/>
        <w:jc w:val="left"/>
        <w:textAlignment w:val="auto"/>
        <w:rPr>
          <w:rFonts w:hint="default"/>
          <w:lang w:val="en-US" w:eastAsia="zh-CN"/>
        </w:rPr>
      </w:pPr>
      <w:r>
        <w:rPr>
          <w:rFonts w:hint="eastAsia" w:ascii="宋体" w:hAnsi="宋体" w:eastAsia="宋体" w:cs="宋体"/>
          <w:sz w:val="24"/>
          <w:szCs w:val="24"/>
          <w:lang w:val="en-US" w:eastAsia="zh-CN"/>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6">
    <w:p/>
  </w:endnote>
  <w:endnote w:type="continuationSeparator" w:id="7">
    <w:p>
      <w:r>
        <w:continuationSeparator/>
      </w:r>
    </w:p>
  </w:endnote>
  <w:endnote w:id="0">
    <w:p>
      <w:pPr>
        <w:pStyle w:val="3"/>
        <w:snapToGrid w:val="0"/>
        <w:rPr>
          <w:rFonts w:hint="eastAsia" w:ascii="宋体" w:hAnsi="宋体" w:eastAsia="宋体" w:cs="宋体"/>
          <w:sz w:val="24"/>
        </w:rPr>
      </w:pPr>
      <w:r>
        <w:rPr>
          <w:rStyle w:val="6"/>
          <w:rFonts w:hint="eastAsia" w:ascii="宋体" w:hAnsi="宋体" w:eastAsia="宋体" w:cs="宋体"/>
          <w:sz w:val="24"/>
          <w:vertAlign w:val="baseline"/>
        </w:rPr>
        <w:t>[</w:t>
      </w:r>
      <w:r>
        <w:rPr>
          <w:rStyle w:val="6"/>
          <w:rFonts w:hint="eastAsia" w:ascii="宋体" w:hAnsi="宋体" w:eastAsia="宋体" w:cs="宋体"/>
          <w:sz w:val="24"/>
          <w:vertAlign w:val="baseline"/>
        </w:rPr>
        <w:endnoteRef/>
      </w:r>
      <w:r>
        <w:rPr>
          <w:rStyle w:val="6"/>
          <w:rFonts w:hint="eastAsia" w:ascii="宋体" w:hAnsi="宋体" w:eastAsia="宋体" w:cs="宋体"/>
          <w:sz w:val="24"/>
          <w:vertAlign w:val="baseline"/>
        </w:rPr>
        <w:t>]</w:t>
      </w:r>
      <w:r>
        <w:rPr>
          <w:rFonts w:hint="eastAsia" w:ascii="宋体" w:hAnsi="宋体" w:eastAsia="宋体" w:cs="宋体"/>
          <w:sz w:val="24"/>
        </w:rPr>
        <w:t xml:space="preserve"> 冯国艳. 湛江湾海岸带综合管理优化研究</w:t>
      </w:r>
      <w:r>
        <w:rPr>
          <w:rFonts w:hint="eastAsia" w:ascii="Times New Roman Uni" w:hAnsi="Times New Roman Uni" w:eastAsia="Times New Roman Uni" w:cs="Times New Roman Uni"/>
          <w:sz w:val="24"/>
        </w:rPr>
        <w:t>[D]</w:t>
      </w:r>
      <w:r>
        <w:rPr>
          <w:rFonts w:hint="eastAsia" w:ascii="宋体" w:hAnsi="宋体" w:eastAsia="宋体" w:cs="宋体"/>
          <w:sz w:val="24"/>
        </w:rPr>
        <w:t>.广东海洋大学,</w:t>
      </w:r>
      <w:r>
        <w:rPr>
          <w:rFonts w:hint="eastAsia" w:ascii="Times New Roman Uni" w:hAnsi="Times New Roman Uni" w:eastAsia="Times New Roman Uni" w:cs="Times New Roman Uni"/>
          <w:sz w:val="24"/>
        </w:rPr>
        <w:t>2019</w:t>
      </w:r>
      <w:r>
        <w:rPr>
          <w:rFonts w:hint="eastAsia" w:ascii="宋体" w:hAnsi="宋体" w:eastAsia="宋体" w:cs="宋体"/>
          <w:sz w:val="24"/>
        </w:rPr>
        <w:t>.</w:t>
      </w:r>
    </w:p>
  </w:endnote>
  <w:endnote w:id="1">
    <w:p>
      <w:pPr>
        <w:pStyle w:val="3"/>
        <w:snapToGrid w:val="0"/>
        <w:rPr>
          <w:rFonts w:hint="eastAsia" w:ascii="宋体" w:hAnsi="宋体" w:eastAsia="宋体" w:cs="宋体"/>
          <w:sz w:val="24"/>
        </w:rPr>
      </w:pPr>
      <w:r>
        <w:rPr>
          <w:rStyle w:val="6"/>
          <w:rFonts w:hint="eastAsia" w:ascii="宋体" w:hAnsi="宋体" w:eastAsia="宋体" w:cs="宋体"/>
          <w:sz w:val="24"/>
          <w:vertAlign w:val="baseline"/>
        </w:rPr>
        <w:t>[</w:t>
      </w:r>
      <w:r>
        <w:rPr>
          <w:rStyle w:val="6"/>
          <w:rFonts w:hint="eastAsia" w:ascii="宋体" w:hAnsi="宋体" w:eastAsia="宋体" w:cs="宋体"/>
          <w:sz w:val="24"/>
          <w:vertAlign w:val="baseline"/>
        </w:rPr>
        <w:endnoteRef/>
      </w:r>
      <w:r>
        <w:rPr>
          <w:rStyle w:val="6"/>
          <w:rFonts w:hint="eastAsia" w:ascii="宋体" w:hAnsi="宋体" w:eastAsia="宋体" w:cs="宋体"/>
          <w:sz w:val="24"/>
          <w:vertAlign w:val="baseline"/>
        </w:rPr>
        <w:t>]</w:t>
      </w:r>
      <w:r>
        <w:rPr>
          <w:rFonts w:hint="eastAsia" w:ascii="宋体" w:hAnsi="宋体" w:eastAsia="宋体" w:cs="宋体"/>
          <w:sz w:val="24"/>
        </w:rPr>
        <w:t xml:space="preserve"> 林海卓,杨哲,辛博,占海明.基于阻尼振荡动态模拟环太平洋垃圾带的成因[J].科技传播,</w:t>
      </w:r>
      <w:r>
        <w:rPr>
          <w:rFonts w:hint="eastAsia" w:ascii="Times New Roman Uni" w:hAnsi="Times New Roman Uni" w:eastAsia="Times New Roman Uni" w:cs="Times New Roman Uni"/>
          <w:sz w:val="24"/>
        </w:rPr>
        <w:t>2010(16):108-109</w:t>
      </w:r>
      <w:r>
        <w:rPr>
          <w:rFonts w:hint="eastAsia" w:ascii="宋体" w:hAnsi="宋体" w:eastAsia="宋体" w:cs="宋体"/>
          <w:sz w:val="24"/>
        </w:rPr>
        <w:t>.</w:t>
      </w:r>
    </w:p>
  </w:endnote>
  <w:endnote w:id="2">
    <w:p>
      <w:pPr>
        <w:pStyle w:val="3"/>
        <w:snapToGrid w:val="0"/>
        <w:rPr>
          <w:rFonts w:hint="eastAsia" w:ascii="宋体" w:hAnsi="宋体" w:eastAsia="宋体" w:cs="宋体"/>
          <w:sz w:val="24"/>
        </w:rPr>
      </w:pPr>
      <w:r>
        <w:rPr>
          <w:rStyle w:val="6"/>
          <w:rFonts w:hint="eastAsia" w:ascii="宋体" w:hAnsi="宋体" w:eastAsia="宋体" w:cs="宋体"/>
          <w:sz w:val="24"/>
          <w:vertAlign w:val="baseline"/>
        </w:rPr>
        <w:t>[</w:t>
      </w:r>
      <w:r>
        <w:rPr>
          <w:rStyle w:val="6"/>
          <w:rFonts w:hint="eastAsia" w:ascii="宋体" w:hAnsi="宋体" w:eastAsia="宋体" w:cs="宋体"/>
          <w:sz w:val="24"/>
          <w:vertAlign w:val="baseline"/>
        </w:rPr>
        <w:endnoteRef/>
      </w:r>
      <w:r>
        <w:rPr>
          <w:rStyle w:val="6"/>
          <w:rFonts w:hint="eastAsia" w:ascii="宋体" w:hAnsi="宋体" w:eastAsia="宋体" w:cs="宋体"/>
          <w:sz w:val="24"/>
          <w:vertAlign w:val="baseline"/>
        </w:rPr>
        <w:t>]</w:t>
      </w:r>
      <w:r>
        <w:rPr>
          <w:rFonts w:hint="eastAsia" w:ascii="宋体" w:hAnsi="宋体" w:eastAsia="宋体" w:cs="宋体"/>
          <w:sz w:val="24"/>
        </w:rPr>
        <w:t xml:space="preserve"> 周艺. 基于中心聚集参数的改进</w:t>
      </w:r>
      <w:r>
        <w:rPr>
          <w:rFonts w:hint="eastAsia" w:ascii="Times New Roman Uni" w:hAnsi="Times New Roman Uni" w:eastAsia="Times New Roman Uni" w:cs="Times New Roman Uni"/>
          <w:sz w:val="24"/>
        </w:rPr>
        <w:t>K-means</w:t>
      </w:r>
      <w:r>
        <w:rPr>
          <w:rFonts w:hint="eastAsia" w:ascii="宋体" w:hAnsi="宋体" w:eastAsia="宋体" w:cs="宋体"/>
          <w:sz w:val="24"/>
        </w:rPr>
        <w:t>协同过滤推荐算法</w:t>
      </w:r>
      <w:r>
        <w:rPr>
          <w:rFonts w:hint="eastAsia" w:ascii="Times New Roman Uni" w:hAnsi="Times New Roman Uni" w:eastAsia="Times New Roman Uni" w:cs="Times New Roman Uni"/>
          <w:sz w:val="24"/>
        </w:rPr>
        <w:t>[D]</w:t>
      </w:r>
      <w:r>
        <w:rPr>
          <w:rFonts w:hint="eastAsia" w:ascii="宋体" w:hAnsi="宋体" w:eastAsia="宋体" w:cs="宋体"/>
          <w:sz w:val="24"/>
        </w:rPr>
        <w:t>.河北经贸大学,</w:t>
      </w:r>
      <w:r>
        <w:rPr>
          <w:rFonts w:hint="eastAsia" w:ascii="Times New Roman Uni" w:hAnsi="Times New Roman Uni" w:eastAsia="Times New Roman Uni" w:cs="Times New Roman Uni"/>
          <w:sz w:val="24"/>
        </w:rPr>
        <w:t>2020</w:t>
      </w:r>
      <w:r>
        <w:rPr>
          <w:rFonts w:hint="eastAsia" w:ascii="宋体" w:hAnsi="宋体" w:eastAsia="宋体" w:cs="宋体"/>
          <w:sz w:val="24"/>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Uni">
    <w:panose1 w:val="02020603050405020304"/>
    <w:charset w:val="86"/>
    <w:family w:val="auto"/>
    <w:pitch w:val="default"/>
    <w:sig w:usb0="B334AAFF" w:usb1="F9FFFFFF" w:usb2="0000003E" w:usb3="00000000" w:csb0="601F01FF" w:csb1="FFFF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B34011"/>
    <w:multiLevelType w:val="singleLevel"/>
    <w:tmpl w:val="54B34011"/>
    <w:lvl w:ilvl="0" w:tentative="0">
      <w:start w:val="1"/>
      <w:numFmt w:val="decimal"/>
      <w:lvlText w:val="%1."/>
      <w:lvlJc w:val="left"/>
      <w:pPr>
        <w:tabs>
          <w:tab w:val="left" w:pos="312"/>
        </w:tabs>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_^*">
    <w15:presenceInfo w15:providerId="WPS Office" w15:userId="36362917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numFmt w:val="decimal"/>
    <w:endnote w:id="6"/>
    <w:endnote w:id="7"/>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876A34"/>
    <w:rsid w:val="018F4405"/>
    <w:rsid w:val="09E64D11"/>
    <w:rsid w:val="0B1C34E8"/>
    <w:rsid w:val="0ED40414"/>
    <w:rsid w:val="107D2C81"/>
    <w:rsid w:val="22876A34"/>
    <w:rsid w:val="26181730"/>
    <w:rsid w:val="270D6A6A"/>
    <w:rsid w:val="27D73566"/>
    <w:rsid w:val="2DF30A0D"/>
    <w:rsid w:val="2DF64E55"/>
    <w:rsid w:val="331E0E43"/>
    <w:rsid w:val="36BB42B3"/>
    <w:rsid w:val="38586AB8"/>
    <w:rsid w:val="3B051F00"/>
    <w:rsid w:val="3D8B7D2E"/>
    <w:rsid w:val="4BAC3FAD"/>
    <w:rsid w:val="4FC23192"/>
    <w:rsid w:val="513E62CD"/>
    <w:rsid w:val="5AB55F22"/>
    <w:rsid w:val="6051424C"/>
    <w:rsid w:val="62332393"/>
    <w:rsid w:val="65303982"/>
    <w:rsid w:val="70B10989"/>
    <w:rsid w:val="740556E0"/>
    <w:rsid w:val="7CFB0A2F"/>
    <w:rsid w:val="7DE13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endnote text"/>
    <w:basedOn w:val="1"/>
    <w:uiPriority w:val="0"/>
    <w:pPr>
      <w:snapToGrid w:val="0"/>
      <w:jc w:val="left"/>
    </w:pPr>
  </w:style>
  <w:style w:type="character" w:styleId="6">
    <w:name w:val="endnote reference"/>
    <w:basedOn w:val="5"/>
    <w:uiPriority w:val="0"/>
    <w:rPr>
      <w:vertAlign w:val="superscript"/>
    </w:rPr>
  </w:style>
</w:styles>
</file>

<file path=word/_rels/document.xml.rels><?xml version="1.0" encoding="UTF-8" standalone="yes"?>
<Relationships xmlns="http://schemas.openxmlformats.org/package/2006/relationships"><Relationship Id="rId99" Type="http://schemas.openxmlformats.org/officeDocument/2006/relationships/image" Target="media/image48.png"/><Relationship Id="rId98" Type="http://schemas.openxmlformats.org/officeDocument/2006/relationships/image" Target="media/image47.wmf"/><Relationship Id="rId97" Type="http://schemas.openxmlformats.org/officeDocument/2006/relationships/oleObject" Target="embeddings/oleObject46.bin"/><Relationship Id="rId96" Type="http://schemas.openxmlformats.org/officeDocument/2006/relationships/image" Target="media/image46.wmf"/><Relationship Id="rId95" Type="http://schemas.openxmlformats.org/officeDocument/2006/relationships/oleObject" Target="embeddings/oleObject45.bin"/><Relationship Id="rId94" Type="http://schemas.openxmlformats.org/officeDocument/2006/relationships/image" Target="media/image45.wmf"/><Relationship Id="rId93" Type="http://schemas.openxmlformats.org/officeDocument/2006/relationships/oleObject" Target="embeddings/oleObject44.bin"/><Relationship Id="rId92" Type="http://schemas.openxmlformats.org/officeDocument/2006/relationships/image" Target="media/image44.wmf"/><Relationship Id="rId91" Type="http://schemas.openxmlformats.org/officeDocument/2006/relationships/oleObject" Target="embeddings/oleObject43.bin"/><Relationship Id="rId90" Type="http://schemas.openxmlformats.org/officeDocument/2006/relationships/image" Target="media/image43.png"/><Relationship Id="rId9" Type="http://schemas.openxmlformats.org/officeDocument/2006/relationships/image" Target="media/image2.wmf"/><Relationship Id="rId89" Type="http://schemas.openxmlformats.org/officeDocument/2006/relationships/image" Target="media/image42.wmf"/><Relationship Id="rId88" Type="http://schemas.openxmlformats.org/officeDocument/2006/relationships/oleObject" Target="embeddings/oleObject42.bin"/><Relationship Id="rId87" Type="http://schemas.openxmlformats.org/officeDocument/2006/relationships/image" Target="media/image41.wmf"/><Relationship Id="rId86" Type="http://schemas.openxmlformats.org/officeDocument/2006/relationships/oleObject" Target="embeddings/oleObject41.bin"/><Relationship Id="rId85" Type="http://schemas.openxmlformats.org/officeDocument/2006/relationships/image" Target="media/image40.png"/><Relationship Id="rId84" Type="http://schemas.openxmlformats.org/officeDocument/2006/relationships/image" Target="media/image39.wmf"/><Relationship Id="rId83" Type="http://schemas.openxmlformats.org/officeDocument/2006/relationships/oleObject" Target="embeddings/oleObject40.bin"/><Relationship Id="rId82" Type="http://schemas.openxmlformats.org/officeDocument/2006/relationships/image" Target="media/image38.wmf"/><Relationship Id="rId81" Type="http://schemas.openxmlformats.org/officeDocument/2006/relationships/oleObject" Target="embeddings/oleObject39.bin"/><Relationship Id="rId80" Type="http://schemas.openxmlformats.org/officeDocument/2006/relationships/image" Target="media/image37.wmf"/><Relationship Id="rId8" Type="http://schemas.openxmlformats.org/officeDocument/2006/relationships/oleObject" Target="embeddings/oleObject2.bin"/><Relationship Id="rId79" Type="http://schemas.openxmlformats.org/officeDocument/2006/relationships/oleObject" Target="embeddings/oleObject38.bin"/><Relationship Id="rId78" Type="http://schemas.openxmlformats.org/officeDocument/2006/relationships/image" Target="media/image36.wmf"/><Relationship Id="rId77" Type="http://schemas.openxmlformats.org/officeDocument/2006/relationships/oleObject" Target="embeddings/oleObject37.bin"/><Relationship Id="rId76" Type="http://schemas.openxmlformats.org/officeDocument/2006/relationships/image" Target="media/image35.wmf"/><Relationship Id="rId75" Type="http://schemas.openxmlformats.org/officeDocument/2006/relationships/oleObject" Target="embeddings/oleObject36.bin"/><Relationship Id="rId74" Type="http://schemas.openxmlformats.org/officeDocument/2006/relationships/image" Target="media/image34.wmf"/><Relationship Id="rId73" Type="http://schemas.openxmlformats.org/officeDocument/2006/relationships/oleObject" Target="embeddings/oleObject35.bin"/><Relationship Id="rId72" Type="http://schemas.openxmlformats.org/officeDocument/2006/relationships/oleObject" Target="embeddings/oleObject34.bin"/><Relationship Id="rId71" Type="http://schemas.openxmlformats.org/officeDocument/2006/relationships/oleObject" Target="embeddings/oleObject33.bin"/><Relationship Id="rId70" Type="http://schemas.openxmlformats.org/officeDocument/2006/relationships/image" Target="media/image33.wmf"/><Relationship Id="rId7" Type="http://schemas.openxmlformats.org/officeDocument/2006/relationships/image" Target="media/image1.wmf"/><Relationship Id="rId69" Type="http://schemas.openxmlformats.org/officeDocument/2006/relationships/oleObject" Target="embeddings/oleObject32.bin"/><Relationship Id="rId68" Type="http://schemas.openxmlformats.org/officeDocument/2006/relationships/oleObject" Target="embeddings/oleObject31.bin"/><Relationship Id="rId67" Type="http://schemas.openxmlformats.org/officeDocument/2006/relationships/oleObject" Target="embeddings/oleObject30.bin"/><Relationship Id="rId66" Type="http://schemas.openxmlformats.org/officeDocument/2006/relationships/image" Target="media/image32.wmf"/><Relationship Id="rId65" Type="http://schemas.openxmlformats.org/officeDocument/2006/relationships/oleObject" Target="embeddings/oleObject29.bin"/><Relationship Id="rId64" Type="http://schemas.openxmlformats.org/officeDocument/2006/relationships/image" Target="media/image31.wmf"/><Relationship Id="rId63" Type="http://schemas.openxmlformats.org/officeDocument/2006/relationships/oleObject" Target="embeddings/oleObject28.bin"/><Relationship Id="rId62" Type="http://schemas.openxmlformats.org/officeDocument/2006/relationships/image" Target="media/image30.wmf"/><Relationship Id="rId61" Type="http://schemas.openxmlformats.org/officeDocument/2006/relationships/oleObject" Target="embeddings/oleObject27.bin"/><Relationship Id="rId60" Type="http://schemas.openxmlformats.org/officeDocument/2006/relationships/image" Target="media/image29.wmf"/><Relationship Id="rId6" Type="http://schemas.openxmlformats.org/officeDocument/2006/relationships/oleObject" Target="embeddings/oleObject1.bin"/><Relationship Id="rId59" Type="http://schemas.openxmlformats.org/officeDocument/2006/relationships/oleObject" Target="embeddings/oleObject26.bin"/><Relationship Id="rId58" Type="http://schemas.openxmlformats.org/officeDocument/2006/relationships/image" Target="media/image28.wmf"/><Relationship Id="rId57" Type="http://schemas.openxmlformats.org/officeDocument/2006/relationships/oleObject" Target="embeddings/oleObject25.bin"/><Relationship Id="rId56" Type="http://schemas.openxmlformats.org/officeDocument/2006/relationships/image" Target="media/image27.wmf"/><Relationship Id="rId55" Type="http://schemas.openxmlformats.org/officeDocument/2006/relationships/oleObject" Target="embeddings/oleObject24.bin"/><Relationship Id="rId54" Type="http://schemas.openxmlformats.org/officeDocument/2006/relationships/image" Target="media/image26.wmf"/><Relationship Id="rId53" Type="http://schemas.openxmlformats.org/officeDocument/2006/relationships/oleObject" Target="embeddings/oleObject23.bin"/><Relationship Id="rId52" Type="http://schemas.openxmlformats.org/officeDocument/2006/relationships/image" Target="media/image25.wmf"/><Relationship Id="rId51" Type="http://schemas.openxmlformats.org/officeDocument/2006/relationships/oleObject" Target="embeddings/oleObject22.bin"/><Relationship Id="rId50" Type="http://schemas.openxmlformats.org/officeDocument/2006/relationships/image" Target="media/image24.wmf"/><Relationship Id="rId5" Type="http://schemas.openxmlformats.org/officeDocument/2006/relationships/theme" Target="theme/theme1.xml"/><Relationship Id="rId49" Type="http://schemas.openxmlformats.org/officeDocument/2006/relationships/oleObject" Target="embeddings/oleObject21.bin"/><Relationship Id="rId48" Type="http://schemas.openxmlformats.org/officeDocument/2006/relationships/image" Target="media/image23.wmf"/><Relationship Id="rId47" Type="http://schemas.openxmlformats.org/officeDocument/2006/relationships/oleObject" Target="embeddings/oleObject20.bin"/><Relationship Id="rId46" Type="http://schemas.openxmlformats.org/officeDocument/2006/relationships/image" Target="media/image22.wmf"/><Relationship Id="rId45" Type="http://schemas.openxmlformats.org/officeDocument/2006/relationships/oleObject" Target="embeddings/oleObject19.bin"/><Relationship Id="rId44" Type="http://schemas.openxmlformats.org/officeDocument/2006/relationships/image" Target="media/image21.png"/><Relationship Id="rId43" Type="http://schemas.openxmlformats.org/officeDocument/2006/relationships/image" Target="media/image20.wmf"/><Relationship Id="rId42" Type="http://schemas.openxmlformats.org/officeDocument/2006/relationships/oleObject" Target="embeddings/oleObject18.bin"/><Relationship Id="rId41" Type="http://schemas.openxmlformats.org/officeDocument/2006/relationships/image" Target="media/image19.wmf"/><Relationship Id="rId40" Type="http://schemas.openxmlformats.org/officeDocument/2006/relationships/oleObject" Target="embeddings/oleObject17.bin"/><Relationship Id="rId4" Type="http://schemas.openxmlformats.org/officeDocument/2006/relationships/endnotes" Target="endnotes.xml"/><Relationship Id="rId39" Type="http://schemas.openxmlformats.org/officeDocument/2006/relationships/image" Target="media/image18.wmf"/><Relationship Id="rId38" Type="http://schemas.openxmlformats.org/officeDocument/2006/relationships/oleObject" Target="embeddings/oleObject16.bin"/><Relationship Id="rId37" Type="http://schemas.openxmlformats.org/officeDocument/2006/relationships/image" Target="media/image17.wmf"/><Relationship Id="rId36" Type="http://schemas.openxmlformats.org/officeDocument/2006/relationships/oleObject" Target="embeddings/oleObject15.bin"/><Relationship Id="rId35" Type="http://schemas.openxmlformats.org/officeDocument/2006/relationships/image" Target="media/image16.wmf"/><Relationship Id="rId34" Type="http://schemas.openxmlformats.org/officeDocument/2006/relationships/oleObject" Target="embeddings/oleObject14.bin"/><Relationship Id="rId33" Type="http://schemas.openxmlformats.org/officeDocument/2006/relationships/image" Target="media/image15.wmf"/><Relationship Id="rId32" Type="http://schemas.openxmlformats.org/officeDocument/2006/relationships/oleObject" Target="embeddings/oleObject13.bin"/><Relationship Id="rId31" Type="http://schemas.openxmlformats.org/officeDocument/2006/relationships/image" Target="media/image14.wmf"/><Relationship Id="rId30" Type="http://schemas.openxmlformats.org/officeDocument/2006/relationships/oleObject" Target="embeddings/oleObject12.bin"/><Relationship Id="rId3" Type="http://schemas.openxmlformats.org/officeDocument/2006/relationships/footnotes" Target="footnotes.xml"/><Relationship Id="rId29" Type="http://schemas.openxmlformats.org/officeDocument/2006/relationships/image" Target="media/image13.wmf"/><Relationship Id="rId28" Type="http://schemas.openxmlformats.org/officeDocument/2006/relationships/oleObject" Target="embeddings/oleObject11.bin"/><Relationship Id="rId27" Type="http://schemas.openxmlformats.org/officeDocument/2006/relationships/image" Target="media/image12.wmf"/><Relationship Id="rId26" Type="http://schemas.openxmlformats.org/officeDocument/2006/relationships/oleObject" Target="embeddings/oleObject10.bin"/><Relationship Id="rId25" Type="http://schemas.openxmlformats.org/officeDocument/2006/relationships/image" Target="media/image11.wmf"/><Relationship Id="rId24" Type="http://schemas.openxmlformats.org/officeDocument/2006/relationships/oleObject" Target="embeddings/oleObject9.bin"/><Relationship Id="rId23" Type="http://schemas.openxmlformats.org/officeDocument/2006/relationships/image" Target="media/image10.wmf"/><Relationship Id="rId22" Type="http://schemas.openxmlformats.org/officeDocument/2006/relationships/oleObject" Target="embeddings/oleObject8.bin"/><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7.bin"/><Relationship Id="rId17" Type="http://schemas.openxmlformats.org/officeDocument/2006/relationships/image" Target="media/image6.wmf"/><Relationship Id="rId16" Type="http://schemas.openxmlformats.org/officeDocument/2006/relationships/oleObject" Target="embeddings/oleObject6.bin"/><Relationship Id="rId15" Type="http://schemas.openxmlformats.org/officeDocument/2006/relationships/image" Target="media/image5.wmf"/><Relationship Id="rId14" Type="http://schemas.openxmlformats.org/officeDocument/2006/relationships/oleObject" Target="embeddings/oleObject5.bin"/><Relationship Id="rId13" Type="http://schemas.openxmlformats.org/officeDocument/2006/relationships/image" Target="media/image4.wmf"/><Relationship Id="rId12" Type="http://schemas.openxmlformats.org/officeDocument/2006/relationships/oleObject" Target="embeddings/oleObject4.bin"/><Relationship Id="rId11" Type="http://schemas.openxmlformats.org/officeDocument/2006/relationships/image" Target="media/image3.wmf"/><Relationship Id="rId104" Type="http://schemas.microsoft.com/office/2011/relationships/people" Target="people.xml"/><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49.pn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2020-07-01T16:37:00Z</dcterms:created>
  <dc:creator>k</dc:creator>
  <cp:lastModifiedBy>  *^_^*</cp:lastModifiedBy>
  <dcterms:modified xsi:type="dcterms:W3CDTF">2020-09-15T05:15:57Z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