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jc w:val="center"/>
        <w:textAlignment w:val="auto"/>
        <w:rPr>
          <w:rFonts w:hint="default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基于集聚点分析的东海岛北岸垃圾分布研究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textAlignment w:val="auto"/>
        <w:rPr>
          <w:rFonts w:hint="eastAsia"/>
          <w:b w:val="0"/>
          <w:bCs w:val="0"/>
          <w:sz w:val="24"/>
          <w:szCs w:val="24"/>
          <w:rPrChange w:id="80" w:author="  *^_^*" w:date="2020-09-06T12:38:43Z">
            <w:rPr>
              <w:rFonts w:hint="eastAsia"/>
              <w:b w:val="0"/>
              <w:bCs w:val="0"/>
              <w:sz w:val="21"/>
              <w:szCs w:val="21"/>
            </w:rPr>
          </w:rPrChange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instrText xml:space="preserve">ADDIN CNKISM.UserStyle</w:instrText>
      </w:r>
      <w:r>
        <w:rPr>
          <w:rFonts w:hint="eastAsia" w:ascii="黑体" w:hAnsi="黑体" w:eastAsia="黑体" w:cs="黑体"/>
          <w:b w:val="0"/>
          <w:bCs w:val="0"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 w:val="0"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 w:val="21"/>
          <w:szCs w:val="21"/>
        </w:rPr>
        <w:t>摘要</w:t>
      </w:r>
      <w:r>
        <w:rPr>
          <w:rFonts w:hint="eastAsia"/>
          <w:b w:val="0"/>
          <w:bCs w:val="0"/>
          <w:sz w:val="30"/>
          <w:szCs w:val="30"/>
          <w:lang w:eastAsia="zh-CN"/>
        </w:rPr>
        <w:t>：</w:t>
      </w:r>
      <w:r>
        <w:rPr>
          <w:rFonts w:hint="eastAsia"/>
          <w:b w:val="0"/>
          <w:bCs w:val="0"/>
          <w:sz w:val="24"/>
          <w:szCs w:val="24"/>
          <w:rPrChange w:id="81" w:author="  *^_^*" w:date="2020-09-06T12:38:43Z">
            <w:rPr>
              <w:rFonts w:hint="eastAsia"/>
              <w:b w:val="0"/>
              <w:bCs w:val="0"/>
              <w:sz w:val="21"/>
              <w:szCs w:val="21"/>
            </w:rPr>
          </w:rPrChange>
        </w:rPr>
        <w:t>海洋环境治理是一个值得深入研究的方向，随着社会经济的飞速发展，工业垃圾和生活垃圾也越来越多，由于垃圾从沿岸地区向海洋深处渗透，导致了海洋生态环境遭到了破坏。为了处理这些海洋垃圾，我们国家中的相关部门需要投入较大的成本进行处理，如何高效地对海上垃圾进行清理、回收，就成了一个亟待解决的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rPrChange w:id="82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rPrChange w:id="83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本文</w:t>
      </w:r>
      <w:ins w:id="84" w:author="  *^_^*" w:date="2020-09-05T13:22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85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以</w:t>
        </w:r>
      </w:ins>
      <w:ins w:id="87" w:author="  *^_^*" w:date="2020-09-05T13:22:0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88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东海</w:t>
        </w:r>
      </w:ins>
      <w:ins w:id="90" w:author="  *^_^*" w:date="2020-09-05T13:22:0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91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岛为例</w:t>
        </w:r>
      </w:ins>
      <w:ins w:id="93" w:author="  *^_^*" w:date="2020-09-05T13:22:1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94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96" w:author="  *^_^*" w:date="2020-09-05T13:21:0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97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实现了</w:t>
        </w:r>
      </w:ins>
      <w:del w:id="99" w:author="  *^_^*" w:date="2020-09-05T13:21:06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00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对于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102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湛江湾</w:t>
      </w:r>
      <w:ins w:id="103" w:author="  *^_^*" w:date="2020-09-05T13:22:2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04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近海</w:t>
        </w:r>
      </w:ins>
      <w:del w:id="106" w:author="  *^_^*" w:date="2020-09-05T13:22:18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07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海平</w:delText>
        </w:r>
      </w:del>
      <w:del w:id="109" w:author="  *^_^*" w:date="2020-09-05T13:22:17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10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面上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112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垃圾聚集点</w:t>
      </w:r>
      <w:ins w:id="113" w:author="  *^_^*" w:date="2020-09-05T13:21:1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4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del w:id="116" w:author="  *^_^*" w:date="2020-09-05T13:21:12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17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进行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119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预估</w:t>
      </w:r>
      <w:ins w:id="120" w:author="  *^_^*" w:date="2020-09-05T13:21:17Z">
        <w:r>
          <w:rPr>
            <w:rFonts w:hint="eastAsia" w:asciiTheme="minorEastAsia" w:hAnsiTheme="minorEastAsia" w:cstheme="minorEastAsia"/>
            <w:sz w:val="24"/>
            <w:szCs w:val="24"/>
            <w:lang w:eastAsia="zh-CN"/>
            <w:rPrChange w:id="121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rPrChange>
          </w:rPr>
          <w:t>：</w:t>
        </w:r>
      </w:ins>
      <w:del w:id="123" w:author="  *^_^*" w:date="2020-09-05T13:20:59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24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，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126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根据沿岸水流对垃圾的运输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  <w:rPrChange w:id="127" w:author="  *^_^*" w:date="2020-09-06T12:38:43Z">
            <w:rPr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t>作用、水流交汇点计算建立垃圾集聚点模型，通过模拟计算</w:t>
      </w:r>
      <w:r>
        <w:rPr>
          <w:rFonts w:hint="eastAsia" w:asciiTheme="minorEastAsia" w:hAnsiTheme="minorEastAsia" w:eastAsiaTheme="minorEastAsia" w:cstheme="minorEastAsia"/>
          <w:sz w:val="24"/>
          <w:szCs w:val="24"/>
          <w:rPrChange w:id="128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得出垃圾分布点</w:t>
      </w:r>
      <w:ins w:id="129" w:author="  *^_^*" w:date="2020-09-06T12:02:41Z">
        <w:r>
          <w:rPr>
            <w:rFonts w:hint="eastAsia" w:asciiTheme="minorEastAsia" w:hAnsiTheme="minorEastAsia" w:cstheme="minorEastAsia"/>
            <w:sz w:val="24"/>
            <w:szCs w:val="24"/>
            <w:lang w:eastAsia="zh-CN"/>
            <w:rPrChange w:id="130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rPrChange>
          </w:rPr>
          <w:t>；</w:t>
        </w:r>
      </w:ins>
      <w:ins w:id="132" w:author="  *^_^*" w:date="2020-09-06T12:02:4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3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然后建立</w:t>
        </w:r>
      </w:ins>
      <w:ins w:id="135" w:author="  *^_^*" w:date="2020-09-06T12:02:4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6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了</w:t>
        </w:r>
      </w:ins>
      <w:ins w:id="138" w:author="  *^_^*" w:date="2020-09-06T12:03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9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基于</w:t>
        </w:r>
      </w:ins>
      <w:ins w:id="141" w:author="  *^_^*" w:date="2020-09-06T12:02:5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2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水流与</w:t>
        </w:r>
      </w:ins>
      <w:ins w:id="144" w:author="  *^_^*" w:date="2020-09-06T12:02:5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5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海岸</w:t>
        </w:r>
      </w:ins>
      <w:ins w:id="147" w:author="  *^_^*" w:date="2020-09-06T12:02:5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8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距离</w:t>
        </w:r>
      </w:ins>
      <w:ins w:id="150" w:author="  *^_^*" w:date="2020-09-06T12:02:5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1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153" w:author="  *^_^*" w:date="2020-09-06T12:03:1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4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权重</w:t>
        </w:r>
      </w:ins>
      <w:ins w:id="156" w:author="  *^_^*" w:date="2020-09-06T12:03:1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7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模型</w:t>
        </w:r>
      </w:ins>
      <w:ins w:id="159" w:author="  *^_^*" w:date="2020-09-06T12:03:1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60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162" w:author="  *^_^*" w:date="2020-09-06T12:03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63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为</w:t>
        </w:r>
      </w:ins>
      <w:ins w:id="165" w:author="  *^_^*" w:date="2020-09-06T12:03:2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66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每个</w:t>
        </w:r>
      </w:ins>
      <w:ins w:id="168" w:author="  *^_^*" w:date="2020-09-06T12:03:2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69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垃圾</w:t>
        </w:r>
      </w:ins>
      <w:ins w:id="171" w:author="  *^_^*" w:date="2020-09-06T12:03:2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2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集聚点</w:t>
        </w:r>
      </w:ins>
      <w:ins w:id="174" w:author="  *^_^*" w:date="2020-09-06T12:03:3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5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赋予</w:t>
        </w:r>
      </w:ins>
      <w:ins w:id="177" w:author="  *^_^*" w:date="2020-09-06T12:03:4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8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合理</w:t>
        </w:r>
      </w:ins>
      <w:ins w:id="180" w:author="  *^_^*" w:date="2020-09-06T12:03:4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1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183" w:author="  *^_^*" w:date="2020-09-06T12:03:4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4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权重</w:t>
        </w:r>
      </w:ins>
      <w:ins w:id="186" w:author="  *^_^*" w:date="2020-09-06T12:04:1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7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；</w:t>
        </w:r>
      </w:ins>
      <w:del w:id="189" w:author="  *^_^*" w:date="2020-09-06T12:04:12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90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，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192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再通过</w:t>
      </w:r>
      <w:ins w:id="193" w:author="  *^_^*" w:date="2020-09-06T12:04:0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94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带</w:t>
        </w:r>
      </w:ins>
      <w:ins w:id="196" w:author="  *^_^*" w:date="2020-09-06T12:04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97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权重</w:t>
        </w:r>
      </w:ins>
      <w:ins w:id="199" w:author="  *^_^*" w:date="2020-09-06T12:04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0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r>
        <w:rPr>
          <w:rFonts w:hint="eastAsia" w:asciiTheme="minorEastAsia" w:hAnsiTheme="minorEastAsia" w:cstheme="minorEastAsia"/>
          <w:sz w:val="24"/>
          <w:szCs w:val="24"/>
          <w:lang w:val="en-US" w:eastAsia="zh-CN"/>
          <w:rPrChange w:id="202" w:author="  *^_^*" w:date="2020-09-06T12:38:43Z">
            <w:rPr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t>K-Means聚类分析预估</w:t>
      </w:r>
      <w:r>
        <w:rPr>
          <w:rFonts w:hint="eastAsia" w:asciiTheme="minorEastAsia" w:hAnsiTheme="minorEastAsia" w:eastAsiaTheme="minorEastAsia" w:cstheme="minorEastAsia"/>
          <w:sz w:val="24"/>
          <w:szCs w:val="24"/>
          <w:rPrChange w:id="203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垃圾聚集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  <w:rPrChange w:id="204" w:author="  *^_^*" w:date="2020-09-06T12:38:43Z">
            <w:rPr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t>中心</w:t>
      </w:r>
      <w:r>
        <w:rPr>
          <w:rFonts w:hint="eastAsia" w:asciiTheme="minorEastAsia" w:hAnsiTheme="minorEastAsia" w:eastAsiaTheme="minorEastAsia" w:cstheme="minorEastAsia"/>
          <w:sz w:val="24"/>
          <w:szCs w:val="24"/>
          <w:rPrChange w:id="205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，此结果可以为相关部门</w:t>
      </w:r>
      <w:del w:id="206" w:author="  *^_^*" w:date="2020-09-05T13:19:55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207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对海面垃圾的处理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209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提供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  <w:rPrChange w:id="210" w:author="  *^_^*" w:date="2020-09-06T12:38:43Z">
            <w:rPr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t>垃圾据集中心</w:t>
      </w:r>
      <w:del w:id="211" w:author="  *^_^*" w:date="2020-09-05T13:20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2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作表</w:delText>
        </w:r>
      </w:del>
      <w:ins w:id="214" w:author="  *^_^*" w:date="2020-09-06T12:01:4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5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位置</w:t>
        </w:r>
      </w:ins>
      <w:r>
        <w:rPr>
          <w:rFonts w:hint="eastAsia" w:asciiTheme="minorEastAsia" w:hAnsiTheme="minorEastAsia" w:eastAsiaTheme="minorEastAsia" w:cstheme="minorEastAsia"/>
          <w:sz w:val="24"/>
          <w:szCs w:val="24"/>
          <w:rPrChange w:id="217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，</w:t>
      </w:r>
      <w:ins w:id="218" w:author="  *^_^*" w:date="2020-09-05T13:20:1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9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方便</w:t>
        </w:r>
      </w:ins>
      <w:ins w:id="221" w:author="  *^_^*" w:date="2020-09-05T13:20:18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222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t>对海面垃圾的处理</w:t>
        </w:r>
      </w:ins>
      <w:ins w:id="224" w:author="  *^_^*" w:date="2020-09-05T13:20:19Z">
        <w:r>
          <w:rPr>
            <w:rFonts w:hint="eastAsia" w:asciiTheme="minorEastAsia" w:hAnsiTheme="minorEastAsia" w:cstheme="minorEastAsia"/>
            <w:sz w:val="24"/>
            <w:szCs w:val="24"/>
            <w:lang w:eastAsia="zh-CN"/>
            <w:rPrChange w:id="225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rPrChange>
          </w:rPr>
          <w:t>，</w:t>
        </w:r>
      </w:ins>
      <w:r>
        <w:rPr>
          <w:rFonts w:hint="eastAsia" w:asciiTheme="minorEastAsia" w:hAnsiTheme="minorEastAsia" w:eastAsiaTheme="minorEastAsia" w:cstheme="minorEastAsia"/>
          <w:sz w:val="24"/>
          <w:szCs w:val="24"/>
          <w:rPrChange w:id="227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为当地的海洋环境保护提供一个</w:t>
      </w:r>
      <w:ins w:id="228" w:author="  *^_^*" w:date="2020-09-05T13:20:3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9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良好的</w:t>
        </w:r>
      </w:ins>
      <w:ins w:id="231" w:author="  *^_^*" w:date="2020-09-05T13:20:3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2" w:author="  *^_^*" w:date="2020-09-06T12:38:43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参考</w:t>
        </w:r>
      </w:ins>
      <w:del w:id="234" w:author="  *^_^*" w:date="2020-09-05T13:20:30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235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较</w:delText>
        </w:r>
      </w:del>
      <w:del w:id="237" w:author="  *^_^*" w:date="2020-09-05T13:20:29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238" w:author="  *^_^*" w:date="2020-09-06T12:38:43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好的方式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240" w:author="  *^_^*" w:date="2020-09-06T12:38:43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textAlignment w:val="auto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关键词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ins w:id="241" w:author="  *^_^*" w:date="2020-09-05T13:21:35Z">
        <w:r>
          <w:rPr>
            <w:rFonts w:hint="eastAsia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242" w:author="  *^_^*" w:date="2020-09-06T12:38:50Z"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t>集聚</w:t>
        </w:r>
      </w:ins>
      <w:ins w:id="244" w:author="  *^_^*" w:date="2020-09-05T13:21:36Z">
        <w:r>
          <w:rPr>
            <w:rFonts w:hint="eastAsia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245" w:author="  *^_^*" w:date="2020-09-06T12:38:50Z"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t>点模型</w:t>
        </w:r>
      </w:ins>
      <w:del w:id="247" w:author="  *^_^*" w:date="2020-09-05T13:21:34Z">
        <w:r>
          <w:rPr>
            <w:rFonts w:hint="eastAsia" w:asciiTheme="minorEastAsia" w:hAnsiTheme="minorEastAsia" w:eastAsiaTheme="minorEastAsia" w:cstheme="minorEastAsia"/>
            <w:b w:val="0"/>
            <w:bCs w:val="0"/>
            <w:sz w:val="24"/>
            <w:szCs w:val="24"/>
            <w:rPrChange w:id="248" w:author="  *^_^*" w:date="2020-09-06T12:38:50Z"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</w:rPr>
            </w:rPrChange>
          </w:rPr>
          <w:delText>数</w:delText>
        </w:r>
      </w:del>
      <w:del w:id="250" w:author="  *^_^*" w:date="2020-09-05T13:21:33Z">
        <w:r>
          <w:rPr>
            <w:rFonts w:hint="eastAsia" w:asciiTheme="minorEastAsia" w:hAnsiTheme="minorEastAsia" w:eastAsiaTheme="minorEastAsia" w:cstheme="minorEastAsia"/>
            <w:b w:val="0"/>
            <w:bCs w:val="0"/>
            <w:sz w:val="24"/>
            <w:szCs w:val="24"/>
            <w:rPrChange w:id="251" w:author="  *^_^*" w:date="2020-09-06T12:38:50Z"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</w:rPr>
            </w:rPrChange>
          </w:rPr>
          <w:delText>学建模</w:delText>
        </w:r>
      </w:del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rPrChange w:id="253" w:author="  *^_^*" w:date="2020-09-06T12:38:50Z"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</w:rPrChange>
        </w:rPr>
        <w:t xml:space="preserve"> 湛江湾 聚集</w:t>
      </w:r>
      <w:ins w:id="254" w:author="  *^_^*" w:date="2020-09-05T13:23:11Z">
        <w:r>
          <w:rPr>
            <w:rFonts w:hint="eastAsia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255" w:author="  *^_^*" w:date="2020-09-06T12:38:50Z"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t>中心</w:t>
        </w:r>
      </w:ins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rPrChange w:id="257" w:author="  *^_^*" w:date="2020-09-06T12:38:50Z"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</w:rPrChange>
        </w:rPr>
        <w:t>预估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auto"/>
        <w:rPr>
          <w:ins w:id="258" w:author="  *^_^*" w:date="2020-09-05T22:47:12Z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rPrChange w:id="259" w:author="  *^_^*" w:date="2020-09-06T12:39:01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</w:pPr>
      <w:del w:id="260" w:author="  *^_^*" w:date="2020-09-05T13:22:39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261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具体分析：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263" w:author="  *^_^*" w:date="2020-09-06T12:39:01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湛江湾具有非常重要的战略地位，海域曲折复杂且形状不规则，且南部有东海岛、硇洲岛等作为天然屏障，港内水深浪静，回淤少，四季不冻，是得天独厚的优良港湾。湛江湾作为湛江市区的战略资源，具有悠久的海洋渔业发展历史，经过十余年的扩大与发展，已成为湛江最为重要的海洋渔业养殖区，湛江湾中拥有大量的水产品，种类丰富，质量优越，常年作为广东省重要海鲜食品来源，湛江湾的战略意义不仅仅体现在经济发展上，湛江湾对湛江的气候调节也起着重要作用，相同的价值也体现在空气质量改善上——湛江湾丰富海洋生物的光合作用。除此之外，凭借海洋生态系统的自净功能，湛江湾每年还能处理大量污染物，这一点正是最宝贵同时也是最易被破坏的战略价值。湛江经济飞速发展的同时，也面临着潜在的环境问题</w:t>
      </w:r>
      <w:del w:id="264" w:author="  *^_^*" w:date="2020-09-06T12:29:42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265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。</w:delText>
        </w:r>
      </w:del>
      <w:ins w:id="267" w:author="  *^_^*" w:date="2020-09-06T12:29:16Z">
        <w:r>
          <w:rPr>
            <w:rStyle w:val="6"/>
            <w:rFonts w:hint="eastAsia" w:asciiTheme="minorEastAsia" w:hAnsiTheme="minorEastAsia" w:eastAsiaTheme="minorEastAsia" w:cstheme="minorEastAsia"/>
            <w:sz w:val="24"/>
            <w:szCs w:val="24"/>
            <w:rPrChange w:id="268" w:author="  *^_^*" w:date="2020-09-06T12:39:01Z">
              <w:rPr>
                <w:rStyle w:val="6"/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t>[</w:t>
        </w:r>
      </w:ins>
      <w:ins w:id="270" w:author="  *^_^*" w:date="2020-09-06T12:29:16Z">
        <w:r>
          <w:rPr>
            <w:rStyle w:val="6"/>
            <w:rFonts w:hint="eastAsia" w:asciiTheme="minorEastAsia" w:hAnsiTheme="minorEastAsia" w:eastAsiaTheme="minorEastAsia" w:cstheme="minorEastAsia"/>
            <w:sz w:val="24"/>
            <w:szCs w:val="24"/>
            <w:rPrChange w:id="271" w:author="  *^_^*" w:date="2020-09-06T12:39:01Z">
              <w:rPr>
                <w:rStyle w:val="6"/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endnoteReference w:id="0"/>
        </w:r>
      </w:ins>
      <w:ins w:id="273" w:author="  *^_^*" w:date="2020-09-06T12:29:16Z">
        <w:r>
          <w:rPr>
            <w:rStyle w:val="6"/>
            <w:rFonts w:hint="eastAsia" w:asciiTheme="minorEastAsia" w:hAnsiTheme="minorEastAsia" w:eastAsiaTheme="minorEastAsia" w:cstheme="minorEastAsia"/>
            <w:sz w:val="24"/>
            <w:szCs w:val="24"/>
            <w:rPrChange w:id="274" w:author="  *^_^*" w:date="2020-09-06T12:39:01Z">
              <w:rPr>
                <w:rStyle w:val="6"/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t>]</w:t>
        </w:r>
      </w:ins>
      <w:ins w:id="276" w:author="  *^_^*" w:date="2020-09-06T12:29:48Z">
        <w:r>
          <w:rPr>
            <w:rFonts w:hint="eastAsia" w:asciiTheme="minorEastAsia" w:hAnsiTheme="minorEastAsia" w:cstheme="minorEastAsia"/>
            <w:sz w:val="24"/>
            <w:szCs w:val="24"/>
            <w:lang w:eastAsia="zh-CN"/>
            <w:rPrChange w:id="277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rPrChange>
          </w:rPr>
          <w:t>。</w:t>
        </w:r>
      </w:ins>
      <w:r>
        <w:rPr>
          <w:rFonts w:hint="eastAsia" w:asciiTheme="minorEastAsia" w:hAnsiTheme="minorEastAsia" w:eastAsiaTheme="minorEastAsia" w:cstheme="minorEastAsia"/>
          <w:sz w:val="24"/>
          <w:szCs w:val="24"/>
          <w:rPrChange w:id="279" w:author="  *^_^*" w:date="2020-09-06T12:39:01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如何在发展临湾重工的同时保护好湛江湾的生态环境价值，是值得所有人共同探讨的问题。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rPrChange w:id="281" w:author="  *^_^*" w:date="2020-09-06T12:39:01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pPrChange w:id="280" w:author="  *^_^*" w:date="2020-09-06T11:11:48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2" w:firstLineChars="200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  <w:rPrChange w:id="282" w:author="  *^_^*" w:date="2020-09-06T12:39:01Z">
            <w:rPr>
              <w:rFonts w:hint="eastAsia" w:asciiTheme="minorEastAsia" w:hAnsiTheme="minorEastAsia" w:eastAsiaTheme="minorEastAsia" w:cstheme="minorEastAsia"/>
              <w:b/>
              <w:bCs/>
              <w:sz w:val="21"/>
              <w:szCs w:val="21"/>
              <w:lang w:val="en-US" w:eastAsia="zh-CN"/>
            </w:rPr>
          </w:rPrChange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  <w:rPrChange w:id="283" w:author="  *^_^*" w:date="2020-09-06T12:39:01Z">
            <w:rPr>
              <w:rFonts w:hint="eastAsia" w:asciiTheme="minorEastAsia" w:hAnsiTheme="minorEastAsia" w:cstheme="minorEastAsia"/>
              <w:b/>
              <w:bCs/>
              <w:sz w:val="21"/>
              <w:szCs w:val="21"/>
              <w:lang w:val="en-US" w:eastAsia="zh-CN"/>
            </w:rPr>
          </w:rPrChange>
        </w:rPr>
        <w:t>1</w:t>
      </w:r>
      <w:ins w:id="284" w:author="  *^_^*" w:date="2020-09-05T13:30:44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285" w:author="  *^_^*" w:date="2020-09-06T12:39:01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t>集聚点</w:t>
        </w:r>
      </w:ins>
      <w:ins w:id="287" w:author="  *^_^*" w:date="2020-09-05T13:30:46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288" w:author="  *^_^*" w:date="2020-09-06T12:39:01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t>模型</w:t>
        </w:r>
      </w:ins>
      <w:del w:id="290" w:author="  *^_^*" w:date="2020-09-05T13:30:40Z">
        <w:r>
          <w:rPr>
            <w:rFonts w:hint="eastAsia" w:asciiTheme="minorEastAsia" w:hAnsiTheme="minorEastAsia" w:eastAsiaTheme="minorEastAsia" w:cstheme="minorEastAsia"/>
            <w:b/>
            <w:bCs/>
            <w:sz w:val="24"/>
            <w:szCs w:val="24"/>
            <w:lang w:val="en-US" w:eastAsia="zh-CN"/>
            <w:rPrChange w:id="291" w:author="  *^_^*" w:date="2020-09-06T12:39:01Z"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delText>模型建立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ins w:id="293" w:author="  *^_^*" w:date="2020-09-05T13:37:39Z"/>
          <w:rFonts w:hint="eastAsia" w:asciiTheme="minorEastAsia" w:hAnsiTheme="minorEastAsia" w:cstheme="minorEastAsia"/>
          <w:sz w:val="24"/>
          <w:szCs w:val="24"/>
          <w:lang w:eastAsia="zh-CN"/>
          <w:rPrChange w:id="294" w:author="  *^_^*" w:date="2020-09-06T12:39:01Z">
            <w:rPr>
              <w:ins w:id="295" w:author="  *^_^*" w:date="2020-09-05T13:37:39Z"/>
              <w:rFonts w:hint="eastAsia" w:asciiTheme="minorEastAsia" w:hAnsiTheme="minorEastAsia" w:cstheme="minorEastAsia"/>
              <w:sz w:val="21"/>
              <w:szCs w:val="21"/>
              <w:lang w:eastAsia="zh-CN"/>
            </w:rPr>
          </w:rPrChange>
        </w:rPr>
      </w:pPr>
      <w:ins w:id="296" w:author="  *^_^*" w:date="2020-09-05T13:30:5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97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由于垃圾</w:t>
        </w:r>
      </w:ins>
      <w:ins w:id="299" w:author="  *^_^*" w:date="2020-09-05T13:30:5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00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302" w:author="  *^_^*" w:date="2020-09-05T13:31:0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03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近海</w:t>
        </w:r>
      </w:ins>
      <w:ins w:id="305" w:author="  *^_^*" w:date="2020-09-05T13:31:0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06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地区</w:t>
        </w:r>
      </w:ins>
      <w:ins w:id="308" w:author="  *^_^*" w:date="2020-09-05T13:32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09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主要</w:t>
        </w:r>
      </w:ins>
      <w:ins w:id="311" w:author="  *^_^*" w:date="2020-09-05T13:31:3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12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314" w:author="  *^_^*" w:date="2020-09-05T13:31:3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15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输运</w:t>
        </w:r>
      </w:ins>
      <w:ins w:id="317" w:author="  *^_^*" w:date="2020-09-05T13:32:0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18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动力是</w:t>
        </w:r>
      </w:ins>
      <w:ins w:id="320" w:author="  *^_^*" w:date="2020-09-05T13:33:0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21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水力</w:t>
        </w:r>
      </w:ins>
      <w:ins w:id="323" w:author="  *^_^*" w:date="2020-09-05T13:33:0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24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运输</w:t>
        </w:r>
      </w:ins>
      <w:ins w:id="326" w:author="  *^_^*" w:date="2020-09-05T13:33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27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329" w:author="  *^_^*" w:date="2020-09-05T13:35:4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30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可以</w:t>
        </w:r>
      </w:ins>
      <w:ins w:id="332" w:author="  *^_^*" w:date="2020-09-05T13:35:4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33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认为</w:t>
        </w:r>
      </w:ins>
      <w:ins w:id="335" w:author="  *^_^*" w:date="2020-09-05T13:35:4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36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338" w:author="  *^_^*" w:date="2020-09-05T13:35:5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39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水流的</w:t>
        </w:r>
      </w:ins>
      <w:ins w:id="341" w:author="  *^_^*" w:date="2020-09-05T13:35:5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42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交汇</w:t>
        </w:r>
      </w:ins>
      <w:ins w:id="344" w:author="  *^_^*" w:date="2020-09-05T13:36:0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45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点</w:t>
        </w:r>
      </w:ins>
      <w:ins w:id="347" w:author="  *^_^*" w:date="2020-09-05T13:36:0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48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也</w:t>
        </w:r>
      </w:ins>
      <w:ins w:id="350" w:author="  *^_^*" w:date="2020-09-05T13:36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51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往往是</w:t>
        </w:r>
      </w:ins>
      <w:ins w:id="353" w:author="  *^_^*" w:date="2020-09-05T13:36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54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垃圾的</w:t>
        </w:r>
      </w:ins>
      <w:ins w:id="356" w:author="  *^_^*" w:date="2020-09-05T13:36:1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57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交汇点</w:t>
        </w:r>
      </w:ins>
      <w:ins w:id="359" w:author="  *^_^*" w:date="2020-09-05T13:36:1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60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。</w:t>
        </w:r>
      </w:ins>
      <w:ins w:id="362" w:author="  *^_^*" w:date="2020-09-05T13:36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63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于是</w:t>
        </w:r>
      </w:ins>
      <w:ins w:id="365" w:author="  *^_^*" w:date="2020-09-05T13:36:1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366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可以</w:t>
        </w:r>
      </w:ins>
      <w:del w:id="368" w:author="  *^_^*" w:date="2020-09-05T13:36:34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69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利</w:delText>
        </w:r>
      </w:del>
      <w:del w:id="371" w:author="  *^_^*" w:date="2020-09-05T13:36:33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72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用对于沿岸</w:delText>
        </w:r>
      </w:del>
      <w:del w:id="374" w:author="  *^_^*" w:date="2020-09-05T13:36:32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75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地区的分段处理</w:delText>
        </w:r>
      </w:del>
      <w:del w:id="377" w:author="  *^_^*" w:date="2020-09-05T13:36:31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78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,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380" w:author="  *^_^*" w:date="2020-09-06T12:39:01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根据沿岸地区每一点的水流</w:t>
      </w:r>
      <w:del w:id="381" w:author="  *^_^*" w:date="2020-09-05T13:36:43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82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进行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384" w:author="  *^_^*" w:date="2020-09-06T12:39:01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对垃圾的运输</w:t>
      </w:r>
      <w:del w:id="385" w:author="  *^_^*" w:date="2020-09-05T13:36:47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86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，以及水</w:delText>
        </w:r>
      </w:del>
      <w:del w:id="388" w:author="  *^_^*" w:date="2020-09-05T13:36:48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89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流速</w:delText>
        </w:r>
      </w:del>
      <w:del w:id="391" w:author="  *^_^*" w:date="2020-09-05T13:36:49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92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度</w:delText>
        </w:r>
      </w:del>
      <w:del w:id="394" w:author="  *^_^*" w:date="2020-09-05T13:36:50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95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进</w:delText>
        </w:r>
      </w:del>
      <w:del w:id="397" w:author="  *^_^*" w:date="2020-09-05T13:36:53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398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行</w:delText>
        </w:r>
      </w:del>
      <w:del w:id="400" w:author="  *^_^*" w:date="2020-09-05T13:36:56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401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多点</w:delText>
        </w:r>
      </w:del>
      <w:del w:id="403" w:author="  *^_^*" w:date="2020-09-05T13:36:57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404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垃</w:delText>
        </w:r>
      </w:del>
      <w:del w:id="406" w:author="  *^_^*" w:date="2020-09-05T13:36:59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407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圾</w:delText>
        </w:r>
      </w:del>
      <w:del w:id="409" w:author="  *^_^*" w:date="2020-09-05T13:37:00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410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相</w:delText>
        </w:r>
      </w:del>
      <w:del w:id="412" w:author="  *^_^*" w:date="2020-09-05T13:37:01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413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交</w:delText>
        </w:r>
      </w:del>
      <w:ins w:id="415" w:author="  *^_^*" w:date="2020-09-05T13:37:0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16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与</w:t>
        </w:r>
      </w:ins>
      <w:ins w:id="418" w:author="  *^_^*" w:date="2020-09-05T13:37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19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421" w:author="  *^_^*" w:date="2020-09-05T13:37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22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交汇</w:t>
        </w:r>
      </w:ins>
      <w:ins w:id="424" w:author="  *^_^*" w:date="2020-09-05T13:37:0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25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计算</w:t>
        </w:r>
      </w:ins>
      <w:r>
        <w:rPr>
          <w:rFonts w:hint="eastAsia" w:asciiTheme="minorEastAsia" w:hAnsiTheme="minorEastAsia" w:eastAsiaTheme="minorEastAsia" w:cstheme="minorEastAsia"/>
          <w:sz w:val="24"/>
          <w:szCs w:val="24"/>
          <w:rPrChange w:id="427" w:author="  *^_^*" w:date="2020-09-06T12:39:01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从而得出垃圾分布点</w:t>
      </w:r>
      <w:del w:id="428" w:author="  *^_^*" w:date="2020-09-05T13:37:18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429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，再通过聚类分析得到垃圾预估聚集</w:delText>
        </w:r>
      </w:del>
      <w:ins w:id="431" w:author="  *^_^*" w:date="2020-09-05T13:37:18Z">
        <w:r>
          <w:rPr>
            <w:rFonts w:hint="eastAsia" w:asciiTheme="minorEastAsia" w:hAnsiTheme="minorEastAsia" w:cstheme="minorEastAsia"/>
            <w:sz w:val="24"/>
            <w:szCs w:val="24"/>
            <w:lang w:eastAsia="zh-CN"/>
            <w:rPrChange w:id="432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rPrChange>
          </w:rPr>
          <w:t>，</w:t>
        </w:r>
      </w:ins>
      <w:ins w:id="434" w:author="  *^_^*" w:date="2020-09-05T13:37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35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从而</w:t>
        </w:r>
      </w:ins>
      <w:ins w:id="437" w:author="  *^_^*" w:date="2020-09-05T13:37:2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38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建立</w:t>
        </w:r>
      </w:ins>
      <w:ins w:id="440" w:author="  *^_^*" w:date="2020-09-05T13:37:3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41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如下的</w:t>
        </w:r>
      </w:ins>
      <w:ins w:id="443" w:author="  *^_^*" w:date="2020-09-05T13:37:2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44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垃圾</w:t>
        </w:r>
      </w:ins>
      <w:ins w:id="446" w:author="  *^_^*" w:date="2020-09-05T13:37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47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集聚点</w:t>
        </w:r>
      </w:ins>
      <w:ins w:id="449" w:author="  *^_^*" w:date="2020-09-05T13:37:2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50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模型</w:t>
        </w:r>
      </w:ins>
      <w:del w:id="452" w:author="  *^_^*" w:date="2020-09-05T13:37:29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453" w:author="  *^_^*" w:date="2020-09-06T12:39:01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，</w:delText>
        </w:r>
      </w:del>
      <w:ins w:id="455" w:author="  *^_^*" w:date="2020-09-05T13:37:30Z">
        <w:r>
          <w:rPr>
            <w:rFonts w:hint="eastAsia" w:asciiTheme="minorEastAsia" w:hAnsiTheme="minorEastAsia" w:cstheme="minorEastAsia"/>
            <w:sz w:val="24"/>
            <w:szCs w:val="24"/>
            <w:lang w:eastAsia="zh-CN"/>
            <w:rPrChange w:id="456" w:author="  *^_^*" w:date="2020-09-06T12:39:01Z"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rPrChange>
          </w:rPr>
          <w:t>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ins w:id="458" w:author="  *^_^*" w:date="2020-09-05T19:47:54Z"/>
          <w:rFonts w:hint="eastAsia" w:asciiTheme="minorEastAsia" w:hAnsiTheme="minorEastAsia" w:cstheme="minorEastAsia"/>
          <w:sz w:val="24"/>
          <w:szCs w:val="24"/>
          <w:lang w:val="en-US" w:eastAsia="zh-CN"/>
          <w:rPrChange w:id="459" w:author="  *^_^*" w:date="2020-09-06T12:39:22Z">
            <w:rPr>
              <w:ins w:id="460" w:author="  *^_^*" w:date="2020-09-05T19:47:54Z"/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</w:pPr>
      <w:ins w:id="461" w:author="  *^_^*" w:date="2020-09-05T19:47:1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62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如</w:t>
        </w:r>
      </w:ins>
      <w:ins w:id="464" w:author="  *^_^*" w:date="2020-09-05T19:49:5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65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fldChar w:fldCharType="begin"/>
        </w:r>
      </w:ins>
      <w:ins w:id="467" w:author="  *^_^*" w:date="2020-09-05T19:49:5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68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instrText xml:space="preserve"> REF _Ref270 \h </w:instrText>
        </w:r>
      </w:ins>
      <w:ins w:id="470" w:author="  *^_^*" w:date="2020-09-05T19:49:5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71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fldChar w:fldCharType="separate"/>
        </w:r>
      </w:ins>
      <w:ins w:id="473" w:author="  *^_^*" w:date="2020-09-05T19:49:51Z">
        <w:r>
          <w:rPr>
            <w:sz w:val="24"/>
            <w:rPrChange w:id="474" w:author="  *^_^*" w:date="2020-09-06T12:39:22Z">
              <w:rPr/>
            </w:rPrChange>
          </w:rPr>
          <w:t>图 1</w:t>
        </w:r>
      </w:ins>
      <w:ins w:id="476" w:author="  *^_^*" w:date="2020-09-05T19:49:5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77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fldChar w:fldCharType="end"/>
        </w:r>
      </w:ins>
      <w:ins w:id="479" w:author="  *^_^*" w:date="2020-09-05T19:47:1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80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r>
        <w:rPr>
          <w:rFonts w:hint="eastAsia" w:asciiTheme="minorEastAsia" w:hAnsiTheme="minorEastAsia" w:eastAsiaTheme="minorEastAsia" w:cstheme="minorEastAsia"/>
          <w:sz w:val="24"/>
          <w:szCs w:val="24"/>
          <w:rPrChange w:id="482" w:author="  *^_^*" w:date="2020-09-06T12:39:22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假设有两条汇聚</w:t>
      </w:r>
      <w:ins w:id="483" w:author="  *^_^*" w:date="2020-09-05T19:43:2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84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于</w:t>
        </w:r>
      </w:ins>
      <w:ins w:id="486" w:author="  *^_^*" w:date="2020-09-05T19:43:2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487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点</w:t>
        </w:r>
      </w:ins>
      <w:ins w:id="489" w:author="  *^_^*" w:date="2020-09-05T19:44:06Z"/>
      <w:ins w:id="492" w:author="  *^_^*" w:date="2020-09-05T19:44:06Z"/>
      <w:ins w:id="495" w:author="  *^_^*" w:date="2020-09-05T19:44:06Z"/>
      <w:ins w:id="498" w:author="  *^_^*" w:date="2020-09-05T19:44:06Z">
        <w:r>
          <w:rPr>
            <w:rFonts w:hint="eastAsia" w:asciiTheme="minorEastAsia" w:hAnsiTheme="minorEastAsia" w:cstheme="minorEastAsia"/>
            <w:position w:val="-6"/>
            <w:sz w:val="24"/>
            <w:szCs w:val="24"/>
            <w:lang w:val="en-US" w:eastAsia="zh-CN"/>
            <w:rPrChange w:id="502" w:author="  *^_^*" w:date="2020-09-06T12:39:22Z">
              <w:rPr>
                <w:rFonts w:hint="eastAsia" w:asciiTheme="minorEastAsia" w:hAnsi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object>
            <v:shape id="_x0000_i1025" o:spt="75" type="#_x0000_t75" style="height:13.95pt;width:12pt;" o:ole="t" filled="f" o:preferrelative="t" stroked="f" coordsize="21600,21600">
              <v:path/>
              <v:fill on="f" focussize="0,0"/>
              <v:stroke on="f"/>
              <v:imagedata r:id="rId7" o:title=""/>
              <o:lock v:ext="edit" aspectratio="t"/>
              <w10:wrap type="none"/>
              <w10:anchorlock/>
            </v:shape>
            <o:OLEObject Type="Embed" ProgID="Equation.KSEE3" ShapeID="_x0000_i1025" DrawAspect="Content" ObjectID="_1468075725" r:id="rId6">
              <o:LockedField>false</o:LockedField>
            </o:OLEObject>
          </w:object>
        </w:r>
      </w:ins>
      <w:ins w:id="504" w:author="  *^_^*" w:date="2020-09-05T19:44:06Z"/>
      <w:r>
        <w:rPr>
          <w:rFonts w:hint="eastAsia" w:asciiTheme="minorEastAsia" w:hAnsiTheme="minorEastAsia" w:eastAsiaTheme="minorEastAsia" w:cstheme="minorEastAsia"/>
          <w:sz w:val="24"/>
          <w:szCs w:val="24"/>
          <w:rPrChange w:id="507" w:author="  *^_^*" w:date="2020-09-06T12:39:22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的水流，设水流</w:t>
      </w:r>
      <w:ins w:id="508" w:author="  *^_^*" w:date="2020-09-05T19:44:2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509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由</w:t>
        </w:r>
      </w:ins>
      <w:ins w:id="511" w:author="  *^_^*" w:date="2020-09-05T19:44:51Z"/>
      <w:ins w:id="514" w:author="  *^_^*" w:date="2020-09-05T19:44:51Z"/>
      <w:ins w:id="517" w:author="  *^_^*" w:date="2020-09-05T19:44:51Z"/>
      <w:ins w:id="520" w:author="  *^_^*" w:date="2020-09-05T19:44:51Z">
        <w:r>
          <w:rPr>
            <w:rFonts w:hint="eastAsia" w:asciiTheme="minorEastAsia" w:hAnsiTheme="minorEastAsia" w:cstheme="minorEastAsia"/>
            <w:position w:val="-6"/>
            <w:sz w:val="24"/>
            <w:szCs w:val="24"/>
            <w:lang w:val="en-US" w:eastAsia="zh-CN"/>
            <w:rPrChange w:id="524" w:author="  *^_^*" w:date="2020-09-06T12:39:22Z">
              <w:rPr>
                <w:rFonts w:hint="eastAsia" w:asciiTheme="minorEastAsia" w:hAnsi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object>
            <v:shape id="_x0000_i1026" o:spt="75" type="#_x0000_t75" style="height:13.95pt;width:11pt;" o:ole="t" filled="f" o:preferrelative="t" stroked="f" coordsize="21600,21600">
              <v:path/>
              <v:fill on="f" focussize="0,0"/>
              <v:stroke on="f"/>
              <v:imagedata r:id="rId9" o:title=""/>
              <o:lock v:ext="edit" aspectratio="t"/>
              <w10:wrap type="none"/>
              <w10:anchorlock/>
            </v:shape>
            <o:OLEObject Type="Embed" ProgID="Equation.KSEE3" ShapeID="_x0000_i1026" DrawAspect="Content" ObjectID="_1468075726" r:id="rId8">
              <o:LockedField>false</o:LockedField>
            </o:OLEObject>
          </w:object>
        </w:r>
      </w:ins>
      <w:ins w:id="526" w:author="  *^_^*" w:date="2020-09-05T19:44:51Z"/>
      <w:ins w:id="529" w:author="  *^_^*" w:date="2020-09-05T19:44:4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530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流向</w:t>
        </w:r>
      </w:ins>
      <w:ins w:id="532" w:author="  *^_^*" w:date="2020-09-05T19:44:58Z"/>
      <w:ins w:id="535" w:author="  *^_^*" w:date="2020-09-05T19:44:58Z"/>
      <w:ins w:id="538" w:author="  *^_^*" w:date="2020-09-05T19:44:58Z"/>
      <w:ins w:id="541" w:author="  *^_^*" w:date="2020-09-05T19:44:58Z">
        <w:r>
          <w:rPr>
            <w:rFonts w:hint="eastAsia" w:asciiTheme="minorEastAsia" w:hAnsiTheme="minorEastAsia" w:cstheme="minorEastAsia"/>
            <w:position w:val="-4"/>
            <w:sz w:val="24"/>
            <w:szCs w:val="24"/>
            <w:lang w:val="en-US" w:eastAsia="zh-CN"/>
            <w:rPrChange w:id="545" w:author="  *^_^*" w:date="2020-09-06T12:39:22Z">
              <w:rPr>
                <w:rFonts w:hint="eastAsia" w:asciiTheme="minorEastAsia" w:hAnsiTheme="minorEastAsia" w:cstheme="minorEastAsia"/>
                <w:position w:val="-4"/>
                <w:sz w:val="21"/>
                <w:szCs w:val="21"/>
                <w:lang w:val="en-US" w:eastAsia="zh-CN"/>
              </w:rPr>
            </w:rPrChange>
          </w:rPr>
          <w:object>
            <v:shape id="_x0000_i1027" o:spt="75" type="#_x0000_t75" style="height:13pt;width:12pt;" o:ole="t" filled="f" o:preferrelative="t" stroked="f" coordsize="21600,21600">
              <v:path/>
              <v:fill on="f" focussize="0,0"/>
              <v:stroke on="f"/>
              <v:imagedata r:id="rId11" o:title=""/>
              <o:lock v:ext="edit" aspectratio="t"/>
              <w10:wrap type="none"/>
              <w10:anchorlock/>
            </v:shape>
            <o:OLEObject Type="Embed" ProgID="Equation.KSEE3" ShapeID="_x0000_i1027" DrawAspect="Content" ObjectID="_1468075727" r:id="rId10">
              <o:LockedField>false</o:LockedField>
            </o:OLEObject>
          </w:object>
        </w:r>
      </w:ins>
      <w:ins w:id="547" w:author="  *^_^*" w:date="2020-09-05T19:44:58Z"/>
      <w:ins w:id="550" w:author="  *^_^*" w:date="2020-09-05T19:45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551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,</w:t>
        </w:r>
      </w:ins>
      <w:ins w:id="553" w:author="  *^_^*" w:date="2020-09-05T19:45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554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556" w:author="  *^_^*" w:date="2020-09-05T19:45:10Z"/>
      <w:ins w:id="559" w:author="  *^_^*" w:date="2020-09-05T19:45:10Z"/>
      <w:ins w:id="562" w:author="  *^_^*" w:date="2020-09-05T19:45:10Z"/>
      <w:ins w:id="565" w:author="  *^_^*" w:date="2020-09-05T19:45:10Z">
        <w:r>
          <w:rPr>
            <w:rFonts w:hint="eastAsia" w:asciiTheme="minorEastAsia" w:hAnsiTheme="minorEastAsia" w:cstheme="minorEastAsia"/>
            <w:position w:val="-4"/>
            <w:sz w:val="24"/>
            <w:szCs w:val="24"/>
            <w:lang w:val="en-US" w:eastAsia="zh-CN"/>
            <w:rPrChange w:id="569" w:author="  *^_^*" w:date="2020-09-06T12:39:22Z">
              <w:rPr>
                <w:rFonts w:hint="eastAsia" w:asciiTheme="minorEastAsia" w:hAnsiTheme="minorEastAsia" w:cstheme="minorEastAsia"/>
                <w:position w:val="-4"/>
                <w:sz w:val="21"/>
                <w:szCs w:val="21"/>
                <w:lang w:val="en-US" w:eastAsia="zh-CN"/>
              </w:rPr>
            </w:rPrChange>
          </w:rPr>
          <w:object>
            <v:shape id="_x0000_i1028" o:spt="75" type="#_x0000_t75" style="height:13pt;width:12pt;" o:ole="t" filled="f" o:preferrelative="t" stroked="f" coordsize="21600,21600">
              <v:path/>
              <v:fill on="f" focussize="0,0"/>
              <v:stroke on="f"/>
              <v:imagedata r:id="rId13" o:title=""/>
              <o:lock v:ext="edit" aspectratio="t"/>
              <w10:wrap type="none"/>
              <w10:anchorlock/>
            </v:shape>
            <o:OLEObject Type="Embed" ProgID="Equation.KSEE3" ShapeID="_x0000_i1028" DrawAspect="Content" ObjectID="_1468075728" r:id="rId12">
              <o:LockedField>false</o:LockedField>
            </o:OLEObject>
          </w:object>
        </w:r>
      </w:ins>
      <w:ins w:id="571" w:author="  *^_^*" w:date="2020-09-05T19:45:10Z"/>
      <w:ins w:id="574" w:author="  *^_^*" w:date="2020-09-05T19:45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575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处</w:t>
        </w:r>
      </w:ins>
      <w:ins w:id="577" w:author="  *^_^*" w:date="2020-09-05T19:45:2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578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反射后</w:t>
        </w:r>
      </w:ins>
      <w:ins w:id="580" w:author="  *^_^*" w:date="2020-09-05T19:45:2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581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流向</w:t>
        </w:r>
      </w:ins>
      <w:ins w:id="583" w:author="  *^_^*" w:date="2020-09-05T19:45:28Z"/>
      <w:ins w:id="586" w:author="  *^_^*" w:date="2020-09-05T19:45:28Z"/>
      <w:ins w:id="589" w:author="  *^_^*" w:date="2020-09-05T19:45:28Z"/>
      <w:ins w:id="592" w:author="  *^_^*" w:date="2020-09-05T19:45:28Z">
        <w:r>
          <w:rPr>
            <w:rFonts w:hint="eastAsia" w:asciiTheme="minorEastAsia" w:hAnsiTheme="minorEastAsia" w:cstheme="minorEastAsia"/>
            <w:position w:val="-6"/>
            <w:sz w:val="24"/>
            <w:szCs w:val="24"/>
            <w:lang w:val="en-US" w:eastAsia="zh-CN"/>
            <w:rPrChange w:id="596" w:author="  *^_^*" w:date="2020-09-06T12:39:22Z">
              <w:rPr>
                <w:rFonts w:hint="eastAsia" w:asciiTheme="minorEastAsia" w:hAnsi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object>
            <v:shape id="_x0000_i1029" o:spt="75" type="#_x0000_t75" style="height:13.95pt;width:12pt;" o:ole="t" filled="f" o:preferrelative="t" stroked="f" coordsize="21600,21600">
              <v:path/>
              <v:fill on="f" focussize="0,0"/>
              <v:stroke on="f"/>
              <v:imagedata r:id="rId15" o:title=""/>
              <o:lock v:ext="edit" aspectratio="t"/>
              <w10:wrap type="none"/>
              <w10:anchorlock/>
            </v:shape>
            <o:OLEObject Type="Embed" ProgID="Equation.KSEE3" ShapeID="_x0000_i1029" DrawAspect="Content" ObjectID="_1468075729" r:id="rId14">
              <o:LockedField>false</o:LockedField>
            </o:OLEObject>
          </w:object>
        </w:r>
      </w:ins>
      <w:ins w:id="598" w:author="  *^_^*" w:date="2020-09-05T19:45:28Z"/>
      <w:ins w:id="601" w:author="  *^_^*" w:date="2020-09-05T19:45:3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02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而</w:t>
        </w:r>
      </w:ins>
      <w:ins w:id="604" w:author="  *^_^*" w:date="2020-09-05T19:45:3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05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形成</w:t>
        </w:r>
      </w:ins>
      <w:ins w:id="607" w:author="  *^_^*" w:date="2020-09-05T19:45:3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08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610" w:author="  *^_^*" w:date="2020-09-05T19:45:4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11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613" w:author="  *^_^*" w:date="2020-09-05T19:45:47Z"/>
      <w:ins w:id="616" w:author="  *^_^*" w:date="2020-09-05T19:45:47Z"/>
      <w:ins w:id="619" w:author="  *^_^*" w:date="2020-09-05T19:45:47Z"/>
      <w:ins w:id="622" w:author="  *^_^*" w:date="2020-09-05T19:45:47Z">
        <w:r>
          <w:rPr>
            <w:rFonts w:hint="eastAsia" w:asciiTheme="minorEastAsia" w:hAnsiTheme="minorEastAsia" w:cstheme="minorEastAsia"/>
            <w:position w:val="-6"/>
            <w:sz w:val="24"/>
            <w:szCs w:val="24"/>
            <w:lang w:val="en-US" w:eastAsia="zh-CN"/>
            <w:rPrChange w:id="626" w:author="  *^_^*" w:date="2020-09-06T12:39:22Z">
              <w:rPr>
                <w:rFonts w:hint="eastAsia" w:asciiTheme="minorEastAsia" w:hAnsi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object>
            <v:shape id="_x0000_i1030" o:spt="75" type="#_x0000_t75" style="height:13.95pt;width:21pt;" o:ole="t" filled="f" o:preferrelative="t" stroked="f" coordsize="21600,21600">
              <v:path/>
              <v:fill on="f" focussize="0,0"/>
              <v:stroke on="f"/>
              <v:imagedata r:id="rId17" o:title=""/>
              <o:lock v:ext="edit" aspectratio="t"/>
              <w10:wrap type="none"/>
              <w10:anchorlock/>
            </v:shape>
            <o:OLEObject Type="Embed" ProgID="Equation.KSEE3" ShapeID="_x0000_i1030" DrawAspect="Content" ObjectID="_1468075730" r:id="rId16">
              <o:LockedField>false</o:LockedField>
            </o:OLEObject>
          </w:object>
        </w:r>
      </w:ins>
      <w:ins w:id="628" w:author="  *^_^*" w:date="2020-09-05T19:45:47Z"/>
      <w:ins w:id="631" w:author="  *^_^*" w:date="2020-09-05T19:45:5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32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,</w:t>
        </w:r>
      </w:ins>
      <w:ins w:id="634" w:author="  *^_^*" w:date="2020-09-05T19:45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35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同理</w:t>
        </w:r>
      </w:ins>
      <w:ins w:id="637" w:author="  *^_^*" w:date="2020-09-05T19:46:1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38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假设</w:t>
        </w:r>
      </w:ins>
      <w:ins w:id="640" w:author="  *^_^*" w:date="2020-09-05T19:46:1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41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存在</w:t>
        </w:r>
      </w:ins>
      <w:ins w:id="643" w:author="  *^_^*" w:date="2020-09-05T19:45:5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44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646" w:author="  *^_^*" w:date="2020-09-05T19:46:0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47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649" w:author="  *^_^*" w:date="2020-09-05T19:46:02Z"/>
      <w:ins w:id="652" w:author="  *^_^*" w:date="2020-09-05T19:46:02Z"/>
      <w:ins w:id="655" w:author="  *^_^*" w:date="2020-09-05T19:46:02Z"/>
      <w:ins w:id="658" w:author="  *^_^*" w:date="2020-09-05T19:46:02Z">
        <w:r>
          <w:rPr>
            <w:rFonts w:hint="eastAsia" w:asciiTheme="minorEastAsia" w:hAnsiTheme="minorEastAsia" w:cstheme="minorEastAsia"/>
            <w:position w:val="-6"/>
            <w:sz w:val="24"/>
            <w:szCs w:val="24"/>
            <w:lang w:val="en-US" w:eastAsia="zh-CN"/>
            <w:rPrChange w:id="662" w:author="  *^_^*" w:date="2020-09-06T12:39:22Z">
              <w:rPr>
                <w:rFonts w:hint="eastAsia" w:asciiTheme="minorEastAsia" w:hAnsi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object>
            <v:shape id="_x0000_i1031" o:spt="75" type="#_x0000_t75" style="height:13.95pt;width:20pt;" o:ole="t" filled="f" o:preferrelative="t" stroked="f" coordsize="21600,21600">
              <v:path/>
              <v:fill on="f" focussize="0,0"/>
              <v:stroke on="f"/>
              <v:imagedata r:id="rId19" o:title=""/>
              <o:lock v:ext="edit" aspectratio="t"/>
              <w10:wrap type="none"/>
              <w10:anchorlock/>
            </v:shape>
            <o:OLEObject Type="Embed" ProgID="Equation.KSEE3" ShapeID="_x0000_i1031" DrawAspect="Content" ObjectID="_1468075731" r:id="rId18">
              <o:LockedField>false</o:LockedField>
            </o:OLEObject>
          </w:object>
        </w:r>
      </w:ins>
      <w:ins w:id="664" w:author="  *^_^*" w:date="2020-09-05T19:46:02Z"/>
      <w:ins w:id="667" w:author="  *^_^*" w:date="2020-09-05T19:46:2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68" w:author="  *^_^*" w:date="2020-09-06T12:39:22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.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jc w:val="center"/>
        <w:textAlignment w:val="auto"/>
        <w:rPr>
          <w:ins w:id="671" w:author="  *^_^*" w:date="2020-09-06T11:11:56Z"/>
          <w:rFonts w:hint="eastAsia" w:asciiTheme="minorEastAsia" w:hAnsiTheme="minorEastAsia" w:cstheme="minorEastAsia"/>
          <w:sz w:val="21"/>
          <w:szCs w:val="21"/>
          <w:lang w:val="en-US" w:eastAsia="zh-CN"/>
        </w:rPr>
        <w:pPrChange w:id="670" w:author="  *^_^*" w:date="2020-09-05T19:48:2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jc w:val="center"/>
        <w:textAlignment w:val="auto"/>
        <w:rPr>
          <w:ins w:id="673" w:author="  *^_^*" w:date="2020-09-05T19:49:09Z"/>
          <w:rFonts w:hint="eastAsia" w:asciiTheme="minorEastAsia" w:hAnsiTheme="minorEastAsia" w:cstheme="minorEastAsia"/>
          <w:sz w:val="21"/>
          <w:szCs w:val="21"/>
          <w:lang w:val="en-US" w:eastAsia="zh-CN"/>
        </w:rPr>
        <w:pPrChange w:id="672" w:author="  *^_^*" w:date="2020-09-05T19:48:2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674" w:author="  *^_^*" w:date="2020-09-05T19:47:57Z">
        <w:r>
          <w:rPr>
            <w:rFonts w:hint="eastAsia" w:asciiTheme="minorEastAsia" w:hAnsiTheme="minorEastAsia" w:cstheme="minorEastAsia"/>
            <w:sz w:val="21"/>
            <w:szCs w:val="21"/>
            <w:lang w:val="en-US" w:eastAsia="zh-CN"/>
          </w:rPr>
          <w:drawing>
            <wp:inline distT="0" distB="0" distL="114300" distR="114300">
              <wp:extent cx="3487420" cy="2327275"/>
              <wp:effectExtent l="0" t="0" r="2540" b="4445"/>
              <wp:docPr id="2" name="图片 2" descr="cross_point _a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图片 2" descr="cross_point _ang"/>
                      <pic:cNvPicPr>
                        <a:picLocks noChangeAspect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87420" cy="2327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00" w:firstLineChars="200"/>
        <w:jc w:val="center"/>
        <w:textAlignment w:val="auto"/>
        <w:rPr>
          <w:ins w:id="677" w:author="  *^_^*" w:date="2020-09-05T19:46:53Z"/>
          <w:rFonts w:hint="default" w:eastAsia="黑体" w:asciiTheme="minorEastAsia" w:hAnsiTheme="minorEastAsia" w:cstheme="minorEastAsia"/>
          <w:sz w:val="21"/>
          <w:szCs w:val="21"/>
          <w:lang w:val="en-US" w:eastAsia="zh-CN"/>
        </w:rPr>
        <w:pPrChange w:id="676" w:author="  *^_^*" w:date="2020-09-05T19:49:09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678" w:author="  *^_^*" w:date="2020-09-05T19:49:09Z">
        <w:bookmarkStart w:id="0" w:name="_Ref270"/>
        <w:bookmarkStart w:id="1" w:name="_Ref234"/>
        <w:r>
          <w:rPr/>
          <w:t xml:space="preserve">图 </w:t>
        </w:r>
      </w:ins>
      <w:ins w:id="679" w:author="  *^_^*" w:date="2020-09-05T19:49:09Z">
        <w:r>
          <w:rPr/>
          <w:fldChar w:fldCharType="begin"/>
        </w:r>
      </w:ins>
      <w:ins w:id="680" w:author="  *^_^*" w:date="2020-09-05T19:49:09Z">
        <w:r>
          <w:rPr/>
          <w:instrText xml:space="preserve"> SEQ 图 \* ARABIC </w:instrText>
        </w:r>
      </w:ins>
      <w:ins w:id="681" w:author="  *^_^*" w:date="2020-09-05T19:49:09Z">
        <w:r>
          <w:rPr/>
          <w:fldChar w:fldCharType="separate"/>
        </w:r>
      </w:ins>
      <w:ins w:id="682" w:author="  *^_^*" w:date="2020-09-06T11:53:48Z">
        <w:r>
          <w:rPr/>
          <w:t>1</w:t>
        </w:r>
      </w:ins>
      <w:ins w:id="683" w:author="  *^_^*" w:date="2020-09-05T19:49:09Z">
        <w:r>
          <w:rPr/>
          <w:fldChar w:fldCharType="end"/>
        </w:r>
        <w:bookmarkEnd w:id="0"/>
      </w:ins>
      <w:ins w:id="684" w:author="  *^_^*" w:date="2020-09-05T19:49:11Z">
        <w:r>
          <w:rPr>
            <w:rFonts w:hint="eastAsia"/>
            <w:lang w:val="en-US" w:eastAsia="zh-CN"/>
          </w:rPr>
          <w:t xml:space="preserve"> </w:t>
        </w:r>
      </w:ins>
      <w:ins w:id="685" w:author="  *^_^*" w:date="2020-09-05T19:49:14Z">
        <w:r>
          <w:rPr>
            <w:rFonts w:hint="eastAsia"/>
            <w:lang w:val="en-US" w:eastAsia="zh-CN"/>
          </w:rPr>
          <w:t>水流</w:t>
        </w:r>
      </w:ins>
      <w:ins w:id="686" w:author="  *^_^*" w:date="2020-09-05T19:49:19Z">
        <w:r>
          <w:rPr>
            <w:rFonts w:hint="eastAsia"/>
            <w:lang w:val="en-US" w:eastAsia="zh-CN"/>
          </w:rPr>
          <w:t>交汇</w:t>
        </w:r>
      </w:ins>
      <w:ins w:id="687" w:author="  *^_^*" w:date="2020-09-05T19:49:23Z">
        <w:r>
          <w:rPr>
            <w:rFonts w:hint="eastAsia"/>
            <w:lang w:val="en-US" w:eastAsia="zh-CN"/>
          </w:rPr>
          <w:t>示意图</w:t>
        </w:r>
        <w:bookmarkEnd w:id="1"/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del w:id="688" w:author="  *^_^*" w:date="2020-09-05T19:47:01Z"/>
          <w:rFonts w:hint="eastAsia" w:asciiTheme="minorEastAsia" w:hAnsiTheme="minorEastAsia" w:eastAsiaTheme="minorEastAsia" w:cstheme="minorEastAsia"/>
          <w:sz w:val="24"/>
          <w:szCs w:val="24"/>
          <w:rPrChange w:id="689" w:author="  *^_^*" w:date="2020-09-06T12:39:59Z">
            <w:rPr>
              <w:del w:id="690" w:author="  *^_^*" w:date="2020-09-05T19:47:01Z"/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</w:pPr>
      <w:ins w:id="691" w:author="  *^_^*" w:date="2020-09-05T19:46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69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假设</w:t>
        </w:r>
      </w:ins>
      <w:del w:id="694" w:author="  *^_^*" w:date="2020-09-05T19:46:28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695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起源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697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点</w:t>
      </w:r>
      <w:r>
        <w:rPr>
          <w:rFonts w:hint="eastAsia" w:ascii="Times New Roman Uni" w:hAnsi="Times New Roman Uni" w:eastAsia="Times New Roman Uni" w:cs="Times New Roman Uni"/>
          <w:i/>
          <w:iCs/>
          <w:sz w:val="24"/>
          <w:szCs w:val="24"/>
          <w:rPrChange w:id="698" w:author="  *^_^*" w:date="2020-09-06T12:43:14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  <w:rPrChange w:id="699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为</w:t>
      </w:r>
      <w:r>
        <w:rPr>
          <w:rFonts w:hint="eastAsia" w:asciiTheme="minorEastAsia" w:hAnsiTheme="minorEastAsia" w:eastAsiaTheme="minorEastAsia" w:cstheme="minorEastAsia"/>
          <w:position w:val="-12"/>
          <w:sz w:val="24"/>
          <w:szCs w:val="24"/>
          <w:rPrChange w:id="704" w:author="  *^_^*" w:date="2020-09-06T12:39:59Z">
            <w:rPr>
              <w:rFonts w:hint="eastAsia" w:asciiTheme="minorEastAsia" w:hAnsiTheme="minorEastAsia" w:eastAsiaTheme="minorEastAsia" w:cstheme="minorEastAsia"/>
              <w:position w:val="-12"/>
              <w:sz w:val="21"/>
              <w:szCs w:val="21"/>
            </w:rPr>
          </w:rPrChange>
        </w:rPr>
        <w:object>
          <v:shape id="_x0000_i1032" o:spt="75" type="#_x0000_t75" style="height:18pt;width:36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1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sz w:val="24"/>
          <w:szCs w:val="24"/>
          <w:rPrChange w:id="706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,</w:t>
      </w:r>
      <w:del w:id="707" w:author="  *^_^*" w:date="2020-09-05T19:46:40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708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水流</w:delText>
        </w:r>
      </w:del>
      <w:del w:id="710" w:author="  *^_^*" w:date="2020-09-05T19:46:41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711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起源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713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点</w:t>
      </w:r>
      <w:r>
        <w:rPr>
          <w:rFonts w:hint="eastAsia" w:ascii="Times New Roman Uni" w:hAnsi="Times New Roman Uni" w:eastAsia="Times New Roman Uni" w:cs="Times New Roman Uni"/>
          <w:i/>
          <w:iCs/>
          <w:sz w:val="24"/>
          <w:szCs w:val="24"/>
          <w:rPrChange w:id="714" w:author="  *^_^*" w:date="2020-09-06T12:43:21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B</w:t>
      </w:r>
      <w:r>
        <w:rPr>
          <w:rFonts w:hint="eastAsia" w:asciiTheme="minorEastAsia" w:hAnsiTheme="minorEastAsia" w:eastAsiaTheme="minorEastAsia" w:cstheme="minorEastAsia"/>
          <w:sz w:val="24"/>
          <w:szCs w:val="24"/>
          <w:rPrChange w:id="715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为</w:t>
      </w:r>
      <w:r>
        <w:rPr>
          <w:rFonts w:hint="eastAsia" w:asciiTheme="minorEastAsia" w:hAnsiTheme="minorEastAsia" w:eastAsiaTheme="minorEastAsia" w:cstheme="minorEastAsia"/>
          <w:position w:val="-12"/>
          <w:sz w:val="24"/>
          <w:szCs w:val="24"/>
          <w:rPrChange w:id="720" w:author="  *^_^*" w:date="2020-09-06T12:39:59Z">
            <w:rPr>
              <w:rFonts w:hint="eastAsia" w:asciiTheme="minorEastAsia" w:hAnsiTheme="minorEastAsia" w:eastAsiaTheme="minorEastAsia" w:cstheme="minorEastAsia"/>
              <w:position w:val="-12"/>
              <w:sz w:val="21"/>
              <w:szCs w:val="21"/>
            </w:rPr>
          </w:rPrChange>
        </w:rPr>
        <w:object>
          <v:shape id="_x0000_i1033" o:spt="75" type="#_x0000_t75" style="height:18pt;width:38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3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sz w:val="24"/>
          <w:szCs w:val="24"/>
          <w:rPrChange w:id="722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,水流的交点</w:t>
      </w:r>
      <w:r>
        <w:rPr>
          <w:rFonts w:hint="eastAsia" w:ascii="Times New Roman Uni" w:hAnsi="Times New Roman Uni" w:eastAsia="Times New Roman Uni" w:cs="Times New Roman Uni"/>
          <w:i/>
          <w:iCs/>
          <w:sz w:val="24"/>
          <w:szCs w:val="24"/>
          <w:rPrChange w:id="723" w:author="  *^_^*" w:date="2020-09-06T12:43:2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C</w:t>
      </w:r>
      <w:r>
        <w:rPr>
          <w:rFonts w:hint="eastAsia" w:asciiTheme="minorEastAsia" w:hAnsiTheme="minorEastAsia" w:eastAsiaTheme="minorEastAsia" w:cstheme="minorEastAsia"/>
          <w:sz w:val="24"/>
          <w:szCs w:val="24"/>
          <w:rPrChange w:id="724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为</w:t>
      </w:r>
      <w:r>
        <w:rPr>
          <w:rFonts w:hint="eastAsia" w:asciiTheme="minorEastAsia" w:hAnsiTheme="minorEastAsia" w:eastAsiaTheme="minorEastAsia" w:cstheme="minorEastAsia"/>
          <w:position w:val="-12"/>
          <w:sz w:val="24"/>
          <w:szCs w:val="24"/>
          <w:rPrChange w:id="729" w:author="  *^_^*" w:date="2020-09-06T12:39:59Z">
            <w:rPr>
              <w:rFonts w:hint="eastAsia" w:asciiTheme="minorEastAsia" w:hAnsiTheme="minorEastAsia" w:eastAsiaTheme="minorEastAsia" w:cstheme="minorEastAsia"/>
              <w:position w:val="-12"/>
              <w:sz w:val="21"/>
              <w:szCs w:val="21"/>
            </w:rPr>
          </w:rPrChange>
        </w:rPr>
        <w:object>
          <v:shape id="_x0000_i1034" o:spt="75" type="#_x0000_t75" style="height:18pt;width:37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5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sz w:val="24"/>
          <w:szCs w:val="24"/>
          <w:rPrChange w:id="731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jc w:val="center"/>
        <w:textAlignment w:val="auto"/>
        <w:rPr>
          <w:ins w:id="733" w:author="  *^_^*" w:date="2020-09-05T20:22:48Z"/>
          <w:rFonts w:hint="eastAsia" w:asciiTheme="minorEastAsia" w:hAnsiTheme="minorEastAsia" w:eastAsiaTheme="minorEastAsia" w:cstheme="minorEastAsia"/>
          <w:sz w:val="24"/>
          <w:szCs w:val="24"/>
          <w:rPrChange w:id="734" w:author="  *^_^*" w:date="2020-09-06T12:39:59Z">
            <w:rPr>
              <w:ins w:id="735" w:author="  *^_^*" w:date="2020-09-05T20:22:48Z"/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pPrChange w:id="732" w:author="  *^_^*" w:date="2020-09-05T20:22:40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del w:id="736" w:author="  *^_^*" w:date="2020-09-05T19:47:14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737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如图，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rPrChange w:id="739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t>由几何关系得：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jc w:val="center"/>
        <w:textAlignment w:val="auto"/>
        <w:rPr>
          <w:del w:id="741" w:author="  *^_^*" w:date="2020-09-05T20:22:33Z"/>
          <w:rFonts w:hint="eastAsia" w:asciiTheme="minorEastAsia" w:hAnsiTheme="minorEastAsia" w:eastAsiaTheme="minorEastAsia" w:cstheme="minorEastAsia"/>
          <w:sz w:val="24"/>
          <w:szCs w:val="24"/>
          <w:rPrChange w:id="742" w:author="  *^_^*" w:date="2020-09-06T12:39:59Z">
            <w:rPr>
              <w:del w:id="743" w:author="  *^_^*" w:date="2020-09-05T20:22:33Z"/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pPrChange w:id="740" w:author="  *^_^*" w:date="2020-09-05T20:22:40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r>
        <w:rPr>
          <w:rFonts w:hint="eastAsia" w:asciiTheme="minorEastAsia" w:hAnsiTheme="minorEastAsia" w:eastAsiaTheme="minorEastAsia" w:cstheme="minorEastAsia"/>
          <w:position w:val="-30"/>
          <w:sz w:val="24"/>
          <w:szCs w:val="24"/>
          <w:rPrChange w:id="748" w:author="  *^_^*" w:date="2020-09-06T12:39:59Z">
            <w:rPr>
              <w:rFonts w:hint="eastAsia" w:asciiTheme="minorEastAsia" w:hAnsiTheme="minorEastAsia" w:eastAsiaTheme="minorEastAsia" w:cstheme="minorEastAsia"/>
              <w:position w:val="-30"/>
              <w:sz w:val="21"/>
              <w:szCs w:val="21"/>
            </w:rPr>
          </w:rPrChange>
        </w:rPr>
        <w:object>
          <v:shape id="_x0000_i1035" o:spt="75" type="#_x0000_t75" style="height:34pt;width:348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auto"/>
        <w:rPr>
          <w:del w:id="751" w:author="  *^_^*" w:date="2020-09-05T20:22:31Z"/>
          <w:rFonts w:hint="eastAsia" w:asciiTheme="minorEastAsia" w:hAnsiTheme="minorEastAsia" w:eastAsiaTheme="minorEastAsia" w:cstheme="minorEastAsia"/>
          <w:sz w:val="24"/>
          <w:szCs w:val="24"/>
          <w:lang w:eastAsia="zh-CN"/>
          <w:rPrChange w:id="752" w:author="  *^_^*" w:date="2020-09-06T12:39:59Z">
            <w:rPr>
              <w:del w:id="753" w:author="  *^_^*" w:date="2020-09-05T20:22:31Z"/>
              <w:rFonts w:hint="eastAsia" w:asciiTheme="minorEastAsia" w:hAnsiTheme="minorEastAsia" w:eastAsiaTheme="minorEastAsia" w:cstheme="minorEastAsia"/>
              <w:sz w:val="21"/>
              <w:szCs w:val="21"/>
              <w:lang w:eastAsia="zh-CN"/>
            </w:rPr>
          </w:rPrChange>
        </w:rPr>
        <w:pPrChange w:id="750" w:author="  *^_^*" w:date="2020-09-05T20:22:33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del w:id="754" w:author="  *^_^*" w:date="2020-09-05T20:22:32Z"/>
      <w:del w:id="757" w:author="  *^_^*" w:date="2020-09-05T20:22:32Z"/>
      <w:del w:id="760" w:author="  *^_^*" w:date="2020-09-05T20:22:32Z"/>
      <w:del w:id="763" w:author="  *^_^*" w:date="2020-09-05T20:22:32Z">
        <w:r>
          <w:rPr>
            <w:rFonts w:hint="eastAsia" w:asciiTheme="minorEastAsia" w:hAnsiTheme="minorEastAsia" w:eastAsiaTheme="minorEastAsia" w:cstheme="minorEastAsia"/>
            <w:position w:val="-4"/>
            <w:sz w:val="24"/>
            <w:szCs w:val="24"/>
            <w:lang w:eastAsia="zh-CN"/>
            <w:rPrChange w:id="767" w:author="  *^_^*" w:date="2020-09-06T12:39:59Z">
              <w:rPr>
                <w:rFonts w:hint="eastAsia" w:asciiTheme="minorEastAsia" w:hAnsiTheme="minorEastAsia" w:eastAsiaTheme="minorEastAsia" w:cstheme="minorEastAsia"/>
                <w:position w:val="-4"/>
                <w:sz w:val="21"/>
                <w:szCs w:val="21"/>
                <w:lang w:eastAsia="zh-CN"/>
              </w:rPr>
            </w:rPrChange>
          </w:rPr>
          <w:object>
            <v:shape id="_x0000_i1036" o:spt="75" type="#_x0000_t75" style="height:13.95pt;width:9pt;" o:ole="t" filled="f" o:preferrelative="t" stroked="f" coordsize="21600,21600">
              <v:path/>
              <v:fill on="f" focussize="0,0"/>
              <v:stroke on="f"/>
              <v:imagedata r:id="rId30" o:title=""/>
              <o:lock v:ext="edit" aspectratio="t"/>
              <w10:wrap type="none"/>
              <w10:anchorlock/>
            </v:shape>
            <o:OLEObject Type="Embed" ProgID="Equation.DSMT4" ShapeID="_x0000_i1036" DrawAspect="Content" ObjectID="_1468075736" r:id="rId29">
              <o:LockedField>false</o:LockedField>
            </o:OLEObject>
          </w:object>
        </w:r>
      </w:del>
      <w:del w:id="769" w:author="  *^_^*" w:date="2020-09-05T20:22:32Z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  <w:rPrChange w:id="773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  <w:lang w:eastAsia="zh-CN"/>
            </w:rPr>
          </w:rPrChange>
        </w:rPr>
        <w:pPrChange w:id="772" w:author="  *^_^*" w:date="2020-09-05T20:22:43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del w:id="774" w:author="  *^_^*" w:date="2020-09-05T20:22:30Z"/>
      <w:del w:id="777" w:author="  *^_^*" w:date="2020-09-05T20:22:30Z"/>
      <w:del w:id="780" w:author="  *^_^*" w:date="2020-09-05T20:22:30Z"/>
      <w:del w:id="783" w:author="  *^_^*" w:date="2020-09-05T20:22:30Z">
        <w:r>
          <w:rPr>
            <w:rFonts w:hint="eastAsia" w:asciiTheme="minorEastAsia" w:hAnsiTheme="minorEastAsia" w:eastAsiaTheme="minorEastAsia" w:cstheme="minorEastAsia"/>
            <w:position w:val="-4"/>
            <w:sz w:val="24"/>
            <w:szCs w:val="24"/>
            <w:lang w:eastAsia="zh-CN"/>
            <w:rPrChange w:id="787" w:author="  *^_^*" w:date="2020-09-06T12:39:59Z">
              <w:rPr>
                <w:rFonts w:hint="eastAsia" w:asciiTheme="minorEastAsia" w:hAnsiTheme="minorEastAsia" w:eastAsiaTheme="minorEastAsia" w:cstheme="minorEastAsia"/>
                <w:position w:val="-4"/>
                <w:sz w:val="21"/>
                <w:szCs w:val="21"/>
                <w:lang w:eastAsia="zh-CN"/>
              </w:rPr>
            </w:rPrChange>
          </w:rPr>
          <w:object>
            <v:shape id="_x0000_i1037" o:spt="75" type="#_x0000_t75" style="height:13.95pt;width:9pt;" o:ole="t" filled="f" o:preferrelative="t" stroked="f" coordsize="21600,21600">
              <v:path/>
              <v:fill on="f" focussize="0,0"/>
              <v:stroke on="f"/>
              <v:imagedata r:id="rId30" o:title=""/>
              <o:lock v:ext="edit" aspectratio="t"/>
              <w10:wrap type="none"/>
              <w10:anchorlock/>
            </v:shape>
            <o:OLEObject Type="Embed" ProgID="Equation.DSMT4" ShapeID="_x0000_i1037" DrawAspect="Content" ObjectID="_1468075737" r:id="rId31">
              <o:LockedField>false</o:LockedField>
            </o:OLEObject>
          </w:object>
        </w:r>
      </w:del>
      <w:del w:id="789" w:author="  *^_^*" w:date="2020-09-05T20:22:30Z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center"/>
        <w:rPr>
          <w:del w:id="793" w:author="  *^_^*" w:date="2020-09-05T20:23:51Z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  <w:rPrChange w:id="794" w:author="  *^_^*" w:date="2020-09-06T12:39:59Z">
            <w:rPr>
              <w:del w:id="795" w:author="  *^_^*" w:date="2020-09-05T20:23:51Z"/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rPrChange>
        </w:rPr>
        <w:pPrChange w:id="792" w:author="  *^_^*" w:date="2020-09-05T20:32:4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del w:id="796" w:author="  *^_^*" w:date="2020-09-05T20:35:11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797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又</w:delText>
        </w:r>
      </w:del>
      <w:del w:id="799" w:author="  *^_^*" w:date="2020-09-05T20:35:11Z"/>
      <w:del w:id="802" w:author="  *^_^*" w:date="2020-09-05T20:35:11Z"/>
      <w:del w:id="805" w:author="  *^_^*" w:date="2020-09-05T20:35:11Z"/>
      <w:del w:id="808" w:author="  *^_^*" w:date="2020-09-05T20:35:11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rPrChange w:id="812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</w:rPr>
            </w:rPrChange>
          </w:rPr>
          <w:object>
            <v:shape id="_x0000_i1038" o:spt="75" type="#_x0000_t75" style="height:18pt;width:208pt;" o:ole="t" filled="f" o:preferrelative="t" stroked="f" coordsize="21600,21600">
              <v:path/>
              <v:fill on="f" focussize="0,0"/>
              <v:stroke on="f"/>
              <v:imagedata r:id="rId33" o:title=""/>
              <o:lock v:ext="edit" aspectratio="t"/>
              <w10:wrap type="none"/>
              <w10:anchorlock/>
            </v:shape>
            <o:OLEObject Type="Embed" ProgID="Equation.DSMT4" ShapeID="_x0000_i1038" DrawAspect="Content" ObjectID="_1468075738" r:id="rId32">
              <o:LockedField>false</o:LockedField>
            </o:OLEObject>
          </w:object>
        </w:r>
      </w:del>
      <w:del w:id="814" w:author="  *^_^*" w:date="2020-09-05T20:35:11Z"/>
      <w:ins w:id="817" w:author="  *^_^*" w:date="2020-09-05T20:35:07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818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又</w:t>
        </w:r>
      </w:ins>
      <w:ins w:id="820" w:author="  *^_^*" w:date="2020-09-05T20:35:08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821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因为</w:t>
        </w:r>
      </w:ins>
      <w:ins w:id="823" w:author="  *^_^*" w:date="2020-09-05T20:35:13Z"/>
      <w:ins w:id="826" w:author="  *^_^*" w:date="2020-09-05T20:35:13Z"/>
      <w:ins w:id="829" w:author="  *^_^*" w:date="2020-09-05T20:35:13Z"/>
      <w:ins w:id="832" w:author="  *^_^*" w:date="2020-09-05T20:35:13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rPrChange w:id="836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</w:rPr>
            </w:rPrChange>
          </w:rPr>
          <w:object>
            <v:shape id="_x0000_i1039" o:spt="75" type="#_x0000_t75" style="height:18pt;width:208pt;" o:ole="t" filled="f" o:preferrelative="t" stroked="f" coordsize="21600,21600">
              <v:path/>
              <v:fill on="f" focussize="0,0"/>
              <v:stroke on="f"/>
              <v:imagedata r:id="rId33" o:title=""/>
              <o:lock v:ext="edit" aspectratio="t"/>
              <w10:wrap type="none"/>
              <w10:anchorlock/>
            </v:shape>
            <o:OLEObject Type="Embed" ProgID="Equation.DSMT4" ShapeID="_x0000_i1039" DrawAspect="Content" ObjectID="_1468075739" r:id="rId34">
              <o:LockedField>false</o:LockedField>
            </o:OLEObject>
          </w:object>
        </w:r>
      </w:ins>
      <w:ins w:id="838" w:author="  *^_^*" w:date="2020-09-05T20:35:13Z"/>
      <w:ins w:id="841" w:author="  *^_^*" w:date="2020-09-05T20:24:40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842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有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center"/>
        <w:rPr>
          <w:del w:id="845" w:author="  *^_^*" w:date="2020-09-05T20:24:56Z"/>
          <w:rFonts w:hint="eastAsia" w:asciiTheme="minorEastAsia" w:hAnsiTheme="minorEastAsia" w:eastAsiaTheme="minorEastAsia" w:cstheme="minorEastAsia"/>
          <w:sz w:val="24"/>
          <w:szCs w:val="24"/>
          <w:lang w:eastAsia="zh-CN"/>
          <w:rPrChange w:id="846" w:author="  *^_^*" w:date="2020-09-06T12:39:59Z">
            <w:rPr>
              <w:del w:id="847" w:author="  *^_^*" w:date="2020-09-05T20:24:56Z"/>
              <w:rFonts w:hint="eastAsia" w:asciiTheme="minorEastAsia" w:hAnsiTheme="minorEastAsia" w:eastAsiaTheme="minorEastAsia" w:cstheme="minorEastAsia"/>
              <w:sz w:val="21"/>
              <w:szCs w:val="21"/>
              <w:lang w:eastAsia="zh-CN"/>
            </w:rPr>
          </w:rPrChange>
        </w:rPr>
        <w:pPrChange w:id="844" w:author="  *^_^*" w:date="2020-09-05T20:32:4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del w:id="848" w:author="  *^_^*" w:date="2020-09-05T20:23:49Z"/>
      <w:del w:id="851" w:author="  *^_^*" w:date="2020-09-05T20:23:49Z"/>
      <w:del w:id="854" w:author="  *^_^*" w:date="2020-09-05T20:23:49Z"/>
      <w:del w:id="857" w:author="  *^_^*" w:date="2020-09-05T20:23:49Z">
        <w:r>
          <w:rPr>
            <w:rFonts w:hint="eastAsia" w:asciiTheme="minorEastAsia" w:hAnsiTheme="minorEastAsia" w:eastAsiaTheme="minorEastAsia" w:cstheme="minorEastAsia"/>
            <w:position w:val="-4"/>
            <w:sz w:val="24"/>
            <w:szCs w:val="24"/>
            <w:lang w:eastAsia="zh-CN"/>
            <w:rPrChange w:id="861" w:author="  *^_^*" w:date="2020-09-06T12:39:59Z">
              <w:rPr>
                <w:rFonts w:hint="eastAsia" w:asciiTheme="minorEastAsia" w:hAnsiTheme="minorEastAsia" w:eastAsiaTheme="minorEastAsia" w:cstheme="minorEastAsia"/>
                <w:position w:val="-4"/>
                <w:sz w:val="21"/>
                <w:szCs w:val="21"/>
                <w:lang w:eastAsia="zh-CN"/>
              </w:rPr>
            </w:rPrChange>
          </w:rPr>
          <w:object>
            <v:shape id="_x0000_i1040" o:spt="75" type="#_x0000_t75" style="height:13.95pt;width:9pt;" o:ole="t" filled="f" o:preferrelative="t" stroked="f" coordsize="21600,21600">
              <v:path/>
              <v:fill on="f" focussize="0,0"/>
              <v:stroke on="f"/>
              <v:imagedata r:id="rId30" o:title=""/>
              <o:lock v:ext="edit" aspectratio="t"/>
              <w10:wrap type="none"/>
              <w10:anchorlock/>
            </v:shape>
            <o:OLEObject Type="Embed" ProgID="Equation.DSMT4" ShapeID="_x0000_i1040" DrawAspect="Content" ObjectID="_1468075740" r:id="rId35">
              <o:LockedField>false</o:LockedField>
            </o:OLEObject>
          </w:object>
        </w:r>
      </w:del>
      <w:del w:id="863" w:author="  *^_^*" w:date="2020-09-05T20:23:49Z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  <w:rPrChange w:id="867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pPrChange w:id="866" w:author="  *^_^*" w:date="2020-09-05T20:32:4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r>
        <w:rPr>
          <w:rFonts w:hint="eastAsia" w:asciiTheme="minorEastAsia" w:hAnsiTheme="minorEastAsia" w:eastAsiaTheme="minorEastAsia" w:cstheme="minorEastAsia"/>
          <w:position w:val="-12"/>
          <w:sz w:val="24"/>
          <w:szCs w:val="24"/>
          <w:rPrChange w:id="872" w:author="  *^_^*" w:date="2020-09-06T12:39:59Z">
            <w:rPr>
              <w:rFonts w:hint="eastAsia" w:asciiTheme="minorEastAsia" w:hAnsiTheme="minorEastAsia" w:eastAsiaTheme="minorEastAsia" w:cstheme="minorEastAsia"/>
              <w:position w:val="-12"/>
              <w:sz w:val="21"/>
              <w:szCs w:val="21"/>
            </w:rPr>
          </w:rPrChange>
        </w:rPr>
        <w:object>
          <v:shape id="_x0000_i1041" o:spt="75" type="#_x0000_t75" style="height:18pt;width:114.9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6">
            <o:LockedField>false</o:LockedField>
          </o:OLEObject>
        </w:object>
      </w:r>
      <w:ins w:id="874" w:author="  *^_^*" w:date="2020-09-05T20:27:03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875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,</w:t>
        </w:r>
      </w:ins>
      <w:ins w:id="877" w:author="  *^_^*" w:date="2020-09-05T20:27:05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878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此时</w:t>
        </w:r>
      </w:ins>
      <w:del w:id="880" w:author="  *^_^*" w:date="2020-09-05T20:24:46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881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时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baseline"/>
        <w:rPr>
          <w:del w:id="884" w:author="  *^_^*" w:date="2020-09-05T20:27:38Z"/>
          <w:rFonts w:hint="eastAsia" w:asciiTheme="minorEastAsia" w:hAnsiTheme="minorEastAsia" w:eastAsiaTheme="minorEastAsia" w:cstheme="minorEastAsia"/>
          <w:sz w:val="24"/>
          <w:szCs w:val="24"/>
          <w:lang w:eastAsia="zh-CN"/>
          <w:rPrChange w:id="885" w:author="  *^_^*" w:date="2020-09-06T12:39:59Z">
            <w:rPr>
              <w:del w:id="886" w:author="  *^_^*" w:date="2020-09-05T20:27:38Z"/>
              <w:rFonts w:hint="eastAsia" w:asciiTheme="minorEastAsia" w:hAnsiTheme="minorEastAsia" w:eastAsiaTheme="minorEastAsia" w:cstheme="minorEastAsia"/>
              <w:sz w:val="21"/>
              <w:szCs w:val="21"/>
              <w:lang w:eastAsia="zh-CN"/>
            </w:rPr>
          </w:rPrChange>
        </w:rPr>
        <w:pPrChange w:id="883" w:author="  *^_^*" w:date="2020-09-05T20:31:33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del w:id="887" w:author="  *^_^*" w:date="2020-09-05T20:25:10Z"/>
      <w:del w:id="890" w:author="  *^_^*" w:date="2020-09-05T20:25:10Z"/>
      <w:del w:id="893" w:author="  *^_^*" w:date="2020-09-05T20:25:10Z"/>
      <w:del w:id="896" w:author="  *^_^*" w:date="2020-09-05T20:25:10Z">
        <w:r>
          <w:rPr>
            <w:rFonts w:hint="eastAsia" w:asciiTheme="minorEastAsia" w:hAnsiTheme="minorEastAsia" w:eastAsiaTheme="minorEastAsia" w:cstheme="minorEastAsia"/>
            <w:position w:val="-24"/>
            <w:sz w:val="24"/>
            <w:szCs w:val="24"/>
            <w:lang w:eastAsia="zh-CN"/>
            <w:rPrChange w:id="900" w:author="  *^_^*" w:date="2020-09-06T12:39:59Z">
              <w:rPr>
                <w:rFonts w:hint="eastAsia" w:asciiTheme="minorEastAsia" w:hAnsiTheme="minorEastAsia" w:eastAsiaTheme="minorEastAsia" w:cstheme="minorEastAsia"/>
                <w:position w:val="-24"/>
                <w:sz w:val="21"/>
                <w:szCs w:val="21"/>
                <w:lang w:eastAsia="zh-CN"/>
              </w:rPr>
            </w:rPrChange>
          </w:rPr>
          <w:object>
            <v:shape id="_x0000_i1042" o:spt="75" type="#_x0000_t75" style="height:31pt;width:59pt;" o:ole="t" filled="f" o:preferrelative="t" stroked="f" coordsize="21600,21600">
              <v:path/>
              <v:fill on="f" focussize="0,0"/>
              <v:stroke on="f"/>
              <v:imagedata r:id="rId39" o:title=""/>
              <o:lock v:ext="edit" aspectratio="t"/>
              <w10:wrap type="none"/>
              <w10:anchorlock/>
            </v:shape>
            <o:OLEObject Type="Embed" ProgID="Equation.DSMT4" ShapeID="_x0000_i1042" DrawAspect="Content" ObjectID="_1468075742" r:id="rId38">
              <o:LockedField>false</o:LockedField>
            </o:OLEObject>
          </w:object>
        </w:r>
      </w:del>
      <w:del w:id="902" w:author="  *^_^*" w:date="2020-09-05T20:25:10Z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jc w:val="center"/>
        <w:textAlignment w:val="baseline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  <w:rPrChange w:id="906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  <w:lang w:eastAsia="zh-CN"/>
            </w:rPr>
          </w:rPrChange>
        </w:rPr>
        <w:pPrChange w:id="905" w:author="  *^_^*" w:date="2020-09-05T20:31:33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r>
        <w:rPr>
          <w:rFonts w:hint="eastAsia" w:asciiTheme="minorEastAsia" w:hAnsiTheme="minorEastAsia" w:eastAsiaTheme="minorEastAsia" w:cstheme="minorEastAsia"/>
          <w:position w:val="-30"/>
          <w:sz w:val="24"/>
          <w:szCs w:val="24"/>
          <w:lang w:eastAsia="zh-CN"/>
          <w:rPrChange w:id="911" w:author="  *^_^*" w:date="2020-09-06T12:39:59Z">
            <w:rPr>
              <w:rFonts w:hint="eastAsia" w:asciiTheme="minorEastAsia" w:hAnsiTheme="minorEastAsia" w:eastAsiaTheme="minorEastAsia" w:cstheme="minorEastAsia"/>
              <w:position w:val="-30"/>
              <w:sz w:val="21"/>
              <w:szCs w:val="21"/>
              <w:lang w:eastAsia="zh-CN"/>
            </w:rPr>
          </w:rPrChange>
        </w:rPr>
        <w:object>
          <v:shape id="_x0000_i1043" o:spt="75" type="#_x0000_t75" style="height:34pt;width:201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center"/>
        <w:rPr>
          <w:del w:id="914" w:author="  *^_^*" w:date="2020-09-05T20:28:28Z"/>
          <w:rFonts w:hint="eastAsia" w:asciiTheme="minorEastAsia" w:hAnsiTheme="minorEastAsia" w:eastAsiaTheme="minorEastAsia" w:cstheme="minorEastAsia"/>
          <w:sz w:val="24"/>
          <w:szCs w:val="24"/>
          <w:lang w:eastAsia="zh-CN"/>
          <w:rPrChange w:id="915" w:author="  *^_^*" w:date="2020-09-06T12:39:59Z">
            <w:rPr>
              <w:del w:id="916" w:author="  *^_^*" w:date="2020-09-05T20:28:28Z"/>
              <w:rFonts w:hint="eastAsia" w:asciiTheme="minorEastAsia" w:hAnsiTheme="minorEastAsia" w:eastAsiaTheme="minorEastAsia" w:cstheme="minorEastAsia"/>
              <w:sz w:val="21"/>
              <w:szCs w:val="21"/>
              <w:lang w:eastAsia="zh-CN"/>
            </w:rPr>
          </w:rPrChange>
        </w:rPr>
        <w:pPrChange w:id="913" w:author="  *^_^*" w:date="2020-09-05T20:35:33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917" w:author="  *^_^*" w:date="2020-09-05T20:28:14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18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即</w:t>
        </w:r>
      </w:ins>
      <w:r>
        <w:rPr>
          <w:rFonts w:hint="eastAsia" w:asciiTheme="minorEastAsia" w:hAnsiTheme="minorEastAsia" w:eastAsiaTheme="minorEastAsia" w:cstheme="minorEastAsia"/>
          <w:position w:val="-12"/>
          <w:sz w:val="24"/>
          <w:szCs w:val="24"/>
          <w:lang w:eastAsia="zh-CN"/>
          <w:rPrChange w:id="924" w:author="  *^_^*" w:date="2020-09-06T12:39:59Z">
            <w:rPr>
              <w:rFonts w:hint="eastAsia" w:asciiTheme="minorEastAsia" w:hAnsiTheme="minorEastAsia" w:eastAsiaTheme="minorEastAsia" w:cstheme="minorEastAsia"/>
              <w:position w:val="-12"/>
              <w:sz w:val="21"/>
              <w:szCs w:val="21"/>
              <w:lang w:eastAsia="zh-CN"/>
            </w:rPr>
          </w:rPrChange>
        </w:rPr>
        <w:object>
          <v:shape id="_x0000_i1044" o:spt="75" type="#_x0000_t75" style="height:18pt;width:190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center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  <w:rPrChange w:id="927" w:author="  *^_^*" w:date="2020-09-06T12:39:59Z">
            <w:rPr>
              <w:rFonts w:hint="default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rPrChange>
        </w:rPr>
        <w:pPrChange w:id="926" w:author="  *^_^*" w:date="2020-09-05T20:35:33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del w:id="928" w:author="  *^_^*" w:date="2020-09-05T20:28:28Z"/>
      <w:del w:id="931" w:author="  *^_^*" w:date="2020-09-05T20:28:28Z"/>
      <w:del w:id="934" w:author="  *^_^*" w:date="2020-09-05T20:28:28Z"/>
      <w:del w:id="937" w:author="  *^_^*" w:date="2020-09-05T20:28:28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lang w:eastAsia="zh-CN"/>
            <w:rPrChange w:id="941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  <w:lang w:eastAsia="zh-CN"/>
              </w:rPr>
            </w:rPrChange>
          </w:rPr>
          <w:object>
            <v:shape id="_x0000_i1045" o:spt="75" type="#_x0000_t75" style="height:18pt;width:228pt;" o:ole="t" filled="f" o:preferrelative="t" stroked="f" coordsize="21600,21600">
              <v:path/>
              <v:fill on="f" focussize="0,0"/>
              <v:stroke on="f"/>
              <v:imagedata r:id="rId45" o:title=""/>
              <o:lock v:ext="edit" aspectratio="t"/>
              <w10:wrap type="none"/>
              <w10:anchorlock/>
            </v:shape>
            <o:OLEObject Type="Embed" ProgID="Equation.DSMT4" ShapeID="_x0000_i1045" DrawAspect="Content" ObjectID="_1468075745" r:id="rId44">
              <o:LockedField>false</o:LockedField>
            </o:OLEObject>
          </w:object>
        </w:r>
      </w:del>
      <w:del w:id="943" w:author="  *^_^*" w:date="2020-09-05T20:28:28Z"/>
      <w:ins w:id="946" w:author="  *^_^*" w:date="2020-09-05T20:28:29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47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,</w:t>
        </w:r>
      </w:ins>
      <w:ins w:id="949" w:author="  *^_^*" w:date="2020-09-05T20:28:30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50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于是</w:t>
        </w:r>
      </w:ins>
      <w:ins w:id="952" w:author="  *^_^*" w:date="2020-09-05T20:28:59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53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得到</w:t>
        </w:r>
      </w:ins>
      <w:ins w:id="955" w:author="  *^_^*" w:date="2020-09-05T20:29:00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56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如下</w:t>
        </w:r>
      </w:ins>
      <w:ins w:id="958" w:author="  *^_^*" w:date="2020-09-05T20:35:40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59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垃圾</w:t>
        </w:r>
      </w:ins>
      <w:ins w:id="961" w:author="  *^_^*" w:date="2020-09-05T20:35:43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62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集聚点</w:t>
        </w:r>
      </w:ins>
      <w:ins w:id="964" w:author="  *^_^*" w:date="2020-09-05T20:35:48Z"/>
      <w:ins w:id="967" w:author="  *^_^*" w:date="2020-09-05T20:35:48Z"/>
      <w:ins w:id="970" w:author="  *^_^*" w:date="2020-09-05T20:35:48Z"/>
      <w:ins w:id="973" w:author="  *^_^*" w:date="2020-09-05T20:35:48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77" w:author="  *^_^*" w:date="2020-09-06T12:39:59Z">
              <w:rPr>
                <w:rFonts w:hint="eastAsia" w:asciiTheme="minorEastAsia" w:hAnsi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object>
            <v:shape id="_x0000_i1046" o:spt="75" type="#_x0000_t75" style="height:13.95pt;width:12pt;" o:ole="t" filled="f" o:preferrelative="t" stroked="f" coordsize="21600,21600">
              <v:path/>
              <v:fill on="f" focussize="0,0"/>
              <v:stroke on="f"/>
              <v:imagedata r:id="rId47" o:title=""/>
              <o:lock v:ext="edit" aspectratio="t"/>
              <w10:wrap type="none"/>
              <w10:anchorlock/>
            </v:shape>
            <o:OLEObject Type="Embed" ProgID="Equation.KSEE3" ShapeID="_x0000_i1046" DrawAspect="Content" ObjectID="_1468075746" r:id="rId46">
              <o:LockedField>false</o:LockedField>
            </o:OLEObject>
          </w:object>
        </w:r>
      </w:ins>
      <w:ins w:id="979" w:author="  *^_^*" w:date="2020-09-05T20:35:48Z"/>
      <w:ins w:id="982" w:author="  *^_^*" w:date="2020-09-05T20:36:09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83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的</w:t>
        </w:r>
      </w:ins>
      <w:ins w:id="985" w:author="  *^_^*" w:date="2020-09-05T20:29:03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86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计算</w:t>
        </w:r>
      </w:ins>
      <w:ins w:id="988" w:author="  *^_^*" w:date="2020-09-05T20:29:04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989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t>式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jc w:val="center"/>
        <w:textAlignment w:val="auto"/>
        <w:rPr>
          <w:ins w:id="992" w:author="  *^_^*" w:date="2020-09-05T20:31:13Z"/>
          <w:rFonts w:hint="eastAsia" w:asciiTheme="minorEastAsia" w:hAnsiTheme="minorEastAsia" w:eastAsiaTheme="minorEastAsia" w:cstheme="minorEastAsia"/>
          <w:position w:val="-30"/>
          <w:sz w:val="24"/>
          <w:szCs w:val="24"/>
          <w:lang w:eastAsia="zh-CN"/>
          <w:rPrChange w:id="993" w:author="  *^_^*" w:date="2020-09-06T12:39:59Z">
            <w:rPr>
              <w:ins w:id="994" w:author="  *^_^*" w:date="2020-09-05T20:31:13Z"/>
              <w:rFonts w:hint="eastAsia" w:asciiTheme="minorEastAsia" w:hAnsiTheme="minorEastAsia" w:eastAsiaTheme="minorEastAsia" w:cstheme="minorEastAsia"/>
              <w:position w:val="-30"/>
              <w:sz w:val="21"/>
              <w:szCs w:val="21"/>
              <w:lang w:eastAsia="zh-CN"/>
            </w:rPr>
          </w:rPrChange>
        </w:rPr>
        <w:pPrChange w:id="991" w:author="  *^_^*" w:date="2020-09-05T20:31:19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r>
        <w:rPr>
          <w:rFonts w:hint="eastAsia" w:asciiTheme="minorEastAsia" w:hAnsiTheme="minorEastAsia" w:eastAsiaTheme="minorEastAsia" w:cstheme="minorEastAsia"/>
          <w:position w:val="-48"/>
          <w:sz w:val="24"/>
          <w:szCs w:val="24"/>
          <w:lang w:eastAsia="zh-CN"/>
          <w:rPrChange w:id="999" w:author="  *^_^*" w:date="2020-09-06T12:39:59Z">
            <w:rPr>
              <w:rFonts w:hint="eastAsia" w:asciiTheme="minorEastAsia" w:hAnsiTheme="minorEastAsia" w:eastAsiaTheme="minorEastAsia" w:cstheme="minorEastAsia"/>
              <w:position w:val="-48"/>
              <w:sz w:val="21"/>
              <w:szCs w:val="21"/>
              <w:lang w:eastAsia="zh-CN"/>
            </w:rPr>
          </w:rPrChange>
        </w:rPr>
        <w:object>
          <v:shape id="_x0000_i1047" o:spt="75" type="#_x0000_t75" style="height:54pt;width:162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position w:val="-30"/>
          <w:sz w:val="24"/>
          <w:szCs w:val="24"/>
          <w:lang w:eastAsia="zh-CN"/>
          <w:rPrChange w:id="1001" w:author="  *^_^*" w:date="2020-09-06T12:39:59Z">
            <w:rPr>
              <w:rFonts w:hint="eastAsia" w:asciiTheme="minorEastAsia" w:hAnsiTheme="minorEastAsia" w:eastAsiaTheme="minorEastAsia" w:cstheme="minorEastAsia"/>
              <w:position w:val="-30"/>
              <w:sz w:val="21"/>
              <w:szCs w:val="21"/>
              <w:lang w:eastAsia="zh-CN"/>
            </w:rPr>
          </w:rPrChange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del w:id="1002" w:author="  *^_^*" w:date="2020-09-05T20:31:10Z"/>
          <w:rFonts w:hint="eastAsia" w:asciiTheme="minorEastAsia" w:hAnsiTheme="minorEastAsia" w:eastAsiaTheme="minorEastAsia" w:cstheme="minorEastAsia"/>
          <w:sz w:val="24"/>
          <w:szCs w:val="24"/>
          <w:rPrChange w:id="1003" w:author="  *^_^*" w:date="2020-09-06T12:39:59Z">
            <w:rPr>
              <w:del w:id="1004" w:author="  *^_^*" w:date="2020-09-05T20:31:10Z"/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</w:pPr>
      <w:del w:id="1005" w:author="  *^_^*" w:date="2020-09-05T20:31:10Z"/>
      <w:del w:id="1008" w:author="  *^_^*" w:date="2020-09-05T20:31:10Z"/>
      <w:del w:id="1011" w:author="  *^_^*" w:date="2020-09-05T20:31:10Z"/>
      <w:del w:id="1014" w:author="  *^_^*" w:date="2020-09-05T20:31:10Z">
        <w:r>
          <w:rPr>
            <w:rFonts w:hint="eastAsia" w:asciiTheme="minorEastAsia" w:hAnsiTheme="minorEastAsia" w:eastAsiaTheme="minorEastAsia" w:cstheme="minorEastAsia"/>
            <w:position w:val="-4"/>
            <w:sz w:val="24"/>
            <w:szCs w:val="24"/>
            <w:rPrChange w:id="1018" w:author="  *^_^*" w:date="2020-09-06T12:39:59Z">
              <w:rPr>
                <w:rFonts w:hint="eastAsia" w:asciiTheme="minorEastAsia" w:hAnsiTheme="minorEastAsia" w:eastAsiaTheme="minorEastAsia" w:cstheme="minorEastAsia"/>
                <w:position w:val="-4"/>
                <w:sz w:val="21"/>
                <w:szCs w:val="21"/>
              </w:rPr>
            </w:rPrChange>
          </w:rPr>
          <w:object>
            <v:shape id="_x0000_i1048" o:spt="75" type="#_x0000_t75" style="height:13.95pt;width:9pt;" o:ole="t" filled="f" o:preferrelative="t" stroked="f" coordsize="21600,21600">
              <v:path/>
              <v:fill on="f" focussize="0,0"/>
              <v:stroke on="f"/>
              <v:imagedata r:id="rId30" o:title=""/>
              <o:lock v:ext="edit" aspectratio="t"/>
              <w10:wrap type="none"/>
              <w10:anchorlock/>
            </v:shape>
            <o:OLEObject Type="Embed" ProgID="Equation.DSMT4" ShapeID="_x0000_i1048" DrawAspect="Content" ObjectID="_1468075748" r:id="rId50">
              <o:LockedField>false</o:LockedField>
            </o:OLEObject>
          </w:object>
        </w:r>
      </w:del>
      <w:del w:id="1020" w:author="  *^_^*" w:date="2020-09-05T20:31:10Z"/>
      <w:del w:id="1023" w:author="  *^_^*" w:date="2020-09-05T20:31:10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024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直接带入</w:delText>
        </w:r>
      </w:del>
      <w:del w:id="1026" w:author="  *^_^*" w:date="2020-09-05T20:31:10Z"/>
      <w:del w:id="1029" w:author="  *^_^*" w:date="2020-09-05T20:31:10Z"/>
      <w:del w:id="1032" w:author="  *^_^*" w:date="2020-09-05T20:31:10Z"/>
      <w:del w:id="1035" w:author="  *^_^*" w:date="2020-09-05T20:31:10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rPrChange w:id="1039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</w:rPr>
            </w:rPrChange>
          </w:rPr>
          <w:object>
            <v:shape id="_x0000_i1049" o:spt="75" type="#_x0000_t75" style="height:18pt;width:13pt;" o:ole="t" filled="f" o:preferrelative="t" stroked="f" coordsize="21600,21600">
              <v:path/>
              <v:fill on="f" focussize="0,0"/>
              <v:stroke on="f"/>
              <v:imagedata r:id="rId52" o:title=""/>
              <o:lock v:ext="edit" aspectratio="t"/>
              <w10:wrap type="none"/>
              <w10:anchorlock/>
            </v:shape>
            <o:OLEObject Type="Embed" ProgID="Equation.DSMT4" ShapeID="_x0000_i1049" DrawAspect="Content" ObjectID="_1468075749" r:id="rId51">
              <o:LockedField>false</o:LockedField>
            </o:OLEObject>
          </w:object>
        </w:r>
      </w:del>
      <w:del w:id="1041" w:author="  *^_^*" w:date="2020-09-05T20:31:10Z"/>
      <w:del w:id="1044" w:author="  *^_^*" w:date="2020-09-05T20:31:10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045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，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del w:id="1047" w:author="  *^_^*" w:date="2020-09-05T20:31:10Z"/>
          <w:rFonts w:hint="eastAsia" w:asciiTheme="minorEastAsia" w:hAnsiTheme="minorEastAsia" w:eastAsiaTheme="minorEastAsia" w:cstheme="minorEastAsia"/>
          <w:sz w:val="24"/>
          <w:szCs w:val="24"/>
          <w:rPrChange w:id="1048" w:author="  *^_^*" w:date="2020-09-06T12:39:59Z">
            <w:rPr>
              <w:del w:id="1049" w:author="  *^_^*" w:date="2020-09-05T20:31:10Z"/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</w:pPr>
      <w:del w:id="1050" w:author="  *^_^*" w:date="2020-09-05T20:31:10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051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最后得出水流聚集点</w:delText>
        </w:r>
      </w:del>
      <w:del w:id="1053" w:author="  *^_^*" w:date="2020-09-05T20:31:10Z"/>
      <w:del w:id="1056" w:author="  *^_^*" w:date="2020-09-05T20:31:10Z"/>
      <w:del w:id="1059" w:author="  *^_^*" w:date="2020-09-05T20:31:10Z"/>
      <w:del w:id="1062" w:author="  *^_^*" w:date="2020-09-05T20:31:10Z">
        <w:r>
          <w:rPr>
            <w:rFonts w:hint="eastAsia" w:asciiTheme="minorEastAsia" w:hAnsiTheme="minorEastAsia" w:eastAsiaTheme="minorEastAsia" w:cstheme="minorEastAsia"/>
            <w:position w:val="-6"/>
            <w:sz w:val="24"/>
            <w:szCs w:val="24"/>
            <w:rPrChange w:id="1066" w:author="  *^_^*" w:date="2020-09-06T12:39:59Z">
              <w:rPr>
                <w:rFonts w:hint="eastAsia" w:asciiTheme="minorEastAsia" w:hAnsiTheme="minorEastAsia" w:eastAsiaTheme="minorEastAsia" w:cstheme="minorEastAsia"/>
                <w:position w:val="-6"/>
                <w:sz w:val="21"/>
                <w:szCs w:val="21"/>
              </w:rPr>
            </w:rPrChange>
          </w:rPr>
          <w:object>
            <v:shape id="_x0000_i1050" o:spt="75" type="#_x0000_t75" style="height:13.95pt;width:12pt;" o:ole="t" filled="f" o:preferrelative="t" stroked="f" coordsize="21600,21600">
              <v:path/>
              <v:fill on="f" focussize="0,0"/>
              <v:stroke on="f"/>
              <v:imagedata r:id="rId54" o:title=""/>
              <o:lock v:ext="edit" aspectratio="t"/>
              <w10:wrap type="none"/>
              <w10:anchorlock/>
            </v:shape>
            <o:OLEObject Type="Embed" ProgID="Equation.DSMT4" ShapeID="_x0000_i1050" DrawAspect="Content" ObjectID="_1468075750" r:id="rId53">
              <o:LockedField>false</o:LockedField>
            </o:OLEObject>
          </w:object>
        </w:r>
      </w:del>
      <w:del w:id="1068" w:author="  *^_^*" w:date="2020-09-05T20:31:10Z"/>
      <w:del w:id="1071" w:author="  *^_^*" w:date="2020-09-05T20:31:10Z"/>
      <w:del w:id="1074" w:author="  *^_^*" w:date="2020-09-05T20:31:10Z"/>
      <w:del w:id="1077" w:author="  *^_^*" w:date="2020-09-05T20:31:10Z"/>
      <w:del w:id="1080" w:author="  *^_^*" w:date="2020-09-05T20:31:10Z">
        <w:r>
          <w:rPr>
            <w:rFonts w:hint="eastAsia" w:asciiTheme="minorEastAsia" w:hAnsiTheme="minorEastAsia" w:eastAsiaTheme="minorEastAsia" w:cstheme="minorEastAsia"/>
            <w:position w:val="-14"/>
            <w:sz w:val="24"/>
            <w:szCs w:val="24"/>
            <w:rPrChange w:id="1084" w:author="  *^_^*" w:date="2020-09-06T12:39:59Z">
              <w:rPr>
                <w:rFonts w:hint="eastAsia" w:asciiTheme="minorEastAsia" w:hAnsiTheme="minorEastAsia" w:eastAsiaTheme="minorEastAsia" w:cstheme="minorEastAsia"/>
                <w:position w:val="-14"/>
                <w:sz w:val="21"/>
                <w:szCs w:val="21"/>
              </w:rPr>
            </w:rPrChange>
          </w:rPr>
          <w:object>
            <v:shape id="_x0000_i1051" o:spt="75" type="#_x0000_t75" style="height:20pt;width:38pt;" o:ole="t" filled="f" o:preferrelative="t" stroked="f" coordsize="21600,21600">
              <v:path/>
              <v:fill on="f" focussize="0,0"/>
              <v:stroke on="f"/>
              <v:imagedata r:id="rId56" o:title=""/>
              <o:lock v:ext="edit" aspectratio="t"/>
              <w10:wrap type="none"/>
              <w10:anchorlock/>
            </v:shape>
            <o:OLEObject Type="Embed" ProgID="Equation.DSMT4" ShapeID="_x0000_i1051" DrawAspect="Content" ObjectID="_1468075751" r:id="rId55">
              <o:LockedField>false</o:LockedField>
            </o:OLEObject>
          </w:object>
        </w:r>
      </w:del>
      <w:del w:id="1086" w:author="  *^_^*" w:date="2020-09-05T20:31:10Z"/>
      <w:del w:id="1089" w:author="  *^_^*" w:date="2020-09-05T20:31:10Z">
        <w:r>
          <w:rPr>
            <w:rFonts w:hint="eastAsia" w:asciiTheme="minorEastAsia" w:hAnsiTheme="minorEastAsia" w:eastAsiaTheme="minorEastAsia" w:cstheme="minorEastAsia"/>
            <w:sz w:val="24"/>
            <w:szCs w:val="24"/>
            <w:rPrChange w:id="1090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rPrChange>
          </w:rPr>
          <w:delText>代值数学建模。</w:delText>
        </w:r>
      </w:del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2" w:firstLineChars="200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  <w:rPrChange w:id="1093" w:author="  *^_^*" w:date="2020-09-06T12:39:59Z">
            <w:rPr>
              <w:rFonts w:hint="eastAsia" w:asciiTheme="minorEastAsia" w:hAnsiTheme="minorEastAsia" w:cstheme="minorEastAsia"/>
              <w:b/>
              <w:bCs/>
              <w:sz w:val="21"/>
              <w:szCs w:val="21"/>
              <w:lang w:val="en-US" w:eastAsia="zh-CN"/>
            </w:rPr>
          </w:rPrChange>
        </w:rPr>
        <w:pPrChange w:id="1092" w:author="  *^_^*" w:date="2020-09-06T11:14:52Z">
          <w:pPr>
            <w:keepNext w:val="0"/>
            <w:keepLines w:val="0"/>
            <w:pageBreakBefore w:val="0"/>
            <w:widowControl w:val="0"/>
            <w:numPr>
              <w:ilvl w:val="0"/>
              <w:numId w:val="1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textAlignment w:val="auto"/>
          </w:pPr>
        </w:pPrChange>
      </w:pPr>
      <w:ins w:id="1094" w:author="  *^_^*" w:date="2020-09-05T22:46:36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1095" w:author="  *^_^*" w:date="2020-09-06T12:39:59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t>1</w:t>
        </w:r>
      </w:ins>
      <w:ins w:id="1097" w:author="  *^_^*" w:date="2020-09-05T22:46:37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1098" w:author="  *^_^*" w:date="2020-09-06T12:39:59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t>.</w:t>
        </w:r>
      </w:ins>
      <w:ins w:id="1100" w:author="  *^_^*" w:date="2020-09-05T22:46:38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1101" w:author="  *^_^*" w:date="2020-09-06T12:39:59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t>1</w:t>
        </w:r>
      </w:ins>
      <w:ins w:id="1103" w:author="  *^_^*" w:date="2020-09-05T20:59:54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1104" w:author="  *^_^*" w:date="2020-09-06T12:39:59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1106" w:author="  *^_^*" w:date="2020-09-05T20:59:56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1107" w:author="  *^_^*" w:date="2020-09-06T12:39:59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1109" w:author="  *^_^*" w:date="2020-09-05T21:00:05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1110" w:author="  *^_^*" w:date="2020-09-06T12:39:59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t>夹角</w:t>
        </w:r>
      </w:ins>
      <w:del w:id="1112" w:author="  *^_^*" w:date="2020-09-05T20:59:18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1113" w:author="  *^_^*" w:date="2020-09-06T12:39:59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delText>海洋</w:delText>
        </w:r>
      </w:del>
      <w:del w:id="1115" w:author="  *^_^*" w:date="2020-09-05T20:59:17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1116" w:author="  *^_^*" w:date="2020-09-06T12:39:59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delText>垃圾聚集点</w:delText>
        </w:r>
      </w:del>
      <w:del w:id="1118" w:author="  *^_^*" w:date="2020-09-05T20:59:16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1119" w:author="  *^_^*" w:date="2020-09-06T12:39:59Z"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rPrChange>
          </w:rPr>
          <w:delText>预测</w:delText>
        </w:r>
      </w:del>
    </w:p>
    <w:p>
      <w:pPr>
        <w:ind w:firstLine="480" w:firstLineChars="200"/>
        <w:rPr>
          <w:del w:id="1121" w:author="  *^_^*" w:date="2020-09-05T21:00:39Z"/>
          <w:rFonts w:hint="default" w:asciiTheme="minorEastAsia" w:hAnsiTheme="minorEastAsia" w:cstheme="minorEastAsia"/>
          <w:sz w:val="24"/>
          <w:szCs w:val="24"/>
          <w:lang w:val="en-US" w:eastAsia="zh-CN"/>
          <w:rPrChange w:id="1122" w:author="  *^_^*" w:date="2020-09-06T12:39:59Z">
            <w:rPr>
              <w:del w:id="1123" w:author="  *^_^*" w:date="2020-09-05T21:00:39Z"/>
              <w:rFonts w:hint="default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</w:pPr>
      <w:del w:id="1124" w:author="  *^_^*" w:date="2020-09-05T21:00:39Z">
        <w:r>
          <w:rPr>
            <w:rFonts w:hint="default" w:asciiTheme="minorEastAsia" w:hAnsiTheme="minorEastAsia" w:cstheme="minorEastAsia"/>
            <w:sz w:val="24"/>
            <w:szCs w:val="24"/>
            <w:lang w:val="en-US" w:eastAsia="zh-CN"/>
            <w:rPrChange w:id="1125" w:author="  *^_^*" w:date="2020-09-06T12:39:59Z"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整体是要定义的是水的流向，考虑单射函数。coast代表海岸线,coast = np.sin(0.5*x),定义海岸线离散点集.但是我们要构建x、y方向的水速，才能算出和速度大小。其次考虑反射线的过滤条件。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ins w:id="1127" w:author="  *^_^*" w:date="2020-09-05T21:20:17Z"/>
          <w:rFonts w:hint="default" w:asciiTheme="minorEastAsia" w:hAnsiTheme="minorEastAsia" w:cstheme="minorEastAsia"/>
          <w:sz w:val="24"/>
          <w:szCs w:val="24"/>
          <w:lang w:val="en-US" w:eastAsia="zh-CN"/>
          <w:rPrChange w:id="1128" w:author="  *^_^*" w:date="2020-09-06T12:39:59Z">
            <w:rPr>
              <w:ins w:id="1129" w:author="  *^_^*" w:date="2020-09-05T21:20:17Z"/>
              <w:rFonts w:hint="default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</w:pPr>
      <w:ins w:id="1130" w:author="  *^_^*" w:date="2020-09-05T21:00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3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不难</w:t>
        </w:r>
      </w:ins>
      <w:ins w:id="1133" w:author="  *^_^*" w:date="2020-09-05T21:00:4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3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想</w:t>
        </w:r>
      </w:ins>
      <w:ins w:id="1136" w:author="  *^_^*" w:date="2020-09-05T21:00:4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3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见</w:t>
        </w:r>
      </w:ins>
      <w:ins w:id="1139" w:author="  *^_^*" w:date="2020-09-05T21:00:4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4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1142" w:author="  *^_^*" w:date="2020-09-05T21:00:4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4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上述</w:t>
        </w:r>
      </w:ins>
      <w:ins w:id="1145" w:author="  *^_^*" w:date="2020-09-05T21:00:4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4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模型</w:t>
        </w:r>
      </w:ins>
      <w:ins w:id="1148" w:author="  *^_^*" w:date="2020-09-05T21:00:5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4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中我们</w:t>
        </w:r>
      </w:ins>
      <w:ins w:id="1151" w:author="  *^_^*" w:date="2020-09-05T21:00:5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5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需要</w:t>
        </w:r>
      </w:ins>
      <w:ins w:id="1154" w:author="  *^_^*" w:date="2020-09-05T21:01:2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5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计算</w:t>
        </w:r>
      </w:ins>
      <w:ins w:id="1157" w:author="  *^_^*" w:date="2020-09-05T21:01:2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5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1160" w:author="  *^_^*" w:date="2020-09-05T21:01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6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1163" w:author="  *^_^*" w:date="2020-09-05T21:01:2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6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与</w:t>
        </w:r>
      </w:ins>
      <w:ins w:id="1166" w:author="  *^_^*" w:date="2020-09-05T21:01:3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6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横轴</w:t>
        </w:r>
      </w:ins>
      <w:ins w:id="1169" w:author="  *^_^*" w:date="2020-09-05T21:01:3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7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1172" w:author="  *^_^*" w:date="2020-09-05T21:01:3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7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夹角</w:t>
        </w:r>
      </w:ins>
      <w:ins w:id="1175" w:author="  *^_^*" w:date="2020-09-05T21:01:39Z"/>
      <w:ins w:id="1178" w:author="  *^_^*" w:date="2020-09-05T21:01:39Z"/>
      <w:ins w:id="1181" w:author="  *^_^*" w:date="2020-09-05T21:01:39Z"/>
      <w:ins w:id="1184" w:author="  *^_^*" w:date="2020-09-05T21:01:39Z">
        <w:r>
          <w:rPr>
            <w:rFonts w:hint="eastAsia" w:asciiTheme="minorEastAsia" w:hAnsiTheme="minorEastAsia" w:cstheme="minorEastAsia"/>
            <w:position w:val="-10"/>
            <w:sz w:val="24"/>
            <w:szCs w:val="24"/>
            <w:lang w:val="en-US" w:eastAsia="zh-CN"/>
            <w:rPrChange w:id="1188" w:author="  *^_^*" w:date="2020-09-06T12:39:59Z">
              <w:rPr>
                <w:rFonts w:hint="eastAsia" w:asciiTheme="minorEastAsia" w:hAnsiTheme="minorEastAsia" w:cstheme="minorEastAsia"/>
                <w:position w:val="-10"/>
                <w:sz w:val="21"/>
                <w:szCs w:val="21"/>
                <w:lang w:val="en-US" w:eastAsia="zh-CN"/>
              </w:rPr>
            </w:rPrChange>
          </w:rPr>
          <w:object>
            <v:shape id="_x0000_i1052" o:spt="75" type="#_x0000_t75" style="height:17pt;width:27pt;" o:ole="t" filled="f" o:preferrelative="t" stroked="f" coordsize="21600,21600">
              <v:path/>
              <v:fill on="f" focussize="0,0"/>
              <v:stroke on="f"/>
              <v:imagedata r:id="rId58" o:title=""/>
              <o:lock v:ext="edit" aspectratio="t"/>
              <w10:wrap type="none"/>
              <w10:anchorlock/>
            </v:shape>
            <o:OLEObject Type="Embed" ProgID="Equation.KSEE3" ShapeID="_x0000_i1052" DrawAspect="Content" ObjectID="_1468075752" r:id="rId57">
              <o:LockedField>false</o:LockedField>
            </o:OLEObject>
          </w:object>
        </w:r>
      </w:ins>
      <w:ins w:id="1190" w:author="  *^_^*" w:date="2020-09-05T21:01:39Z"/>
      <w:ins w:id="1193" w:author="  *^_^*" w:date="2020-09-05T21:02:1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9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,</w:t>
        </w:r>
      </w:ins>
      <w:ins w:id="1196" w:author="  *^_^*" w:date="2020-09-05T21:07:5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19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下面</w:t>
        </w:r>
      </w:ins>
      <w:ins w:id="1199" w:author="  *^_^*" w:date="2020-09-05T21:07:5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0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我们</w:t>
        </w:r>
      </w:ins>
      <w:ins w:id="1202" w:author="  *^_^*" w:date="2020-09-05T21:08:0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0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讨论</w:t>
        </w:r>
      </w:ins>
      <w:ins w:id="1205" w:author="  *^_^*" w:date="2020-09-05T21:08:0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0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该</w:t>
        </w:r>
      </w:ins>
      <w:ins w:id="1208" w:author="  *^_^*" w:date="2020-09-05T21:08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0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夹角</w:t>
        </w:r>
      </w:ins>
      <w:ins w:id="1211" w:author="  *^_^*" w:date="2020-09-05T21:08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1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的计算</w:t>
        </w:r>
      </w:ins>
      <w:ins w:id="1214" w:author="  *^_^*" w:date="2020-09-05T21:08:1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1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模型。</w:t>
        </w:r>
      </w:ins>
      <w:ins w:id="1217" w:author="  *^_^*" w:date="2020-09-05T21:08:3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1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由于</w:t>
        </w:r>
      </w:ins>
      <w:ins w:id="1220" w:author="  *^_^*" w:date="2020-09-05T21:08:5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2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海岸线</w:t>
        </w:r>
      </w:ins>
      <w:ins w:id="1223" w:author="  *^_^*" w:date="2020-09-05T21:09:1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2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总</w:t>
        </w:r>
      </w:ins>
      <w:ins w:id="1226" w:author="  *^_^*" w:date="2020-09-05T21:09:1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2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存在</w:t>
        </w:r>
      </w:ins>
      <w:ins w:id="1229" w:author="  *^_^*" w:date="2020-09-05T21:09:3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3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适当</w:t>
        </w:r>
      </w:ins>
      <w:ins w:id="1232" w:author="  *^_^*" w:date="2020-09-05T21:09:3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3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1235" w:author="  *^_^*" w:date="2020-09-05T22:14:40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236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截取</w:t>
        </w:r>
      </w:ins>
      <w:ins w:id="1238" w:author="  *^_^*" w:date="2020-09-05T21:09:3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3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与</w:t>
        </w:r>
      </w:ins>
      <w:ins w:id="1241" w:author="  *^_^*" w:date="2020-09-05T21:09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4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旋转</w:t>
        </w:r>
      </w:ins>
      <w:ins w:id="1244" w:author="  *^_^*" w:date="2020-09-05T21:09:3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4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使得</w:t>
        </w:r>
      </w:ins>
      <w:ins w:id="1247" w:author="  *^_^*" w:date="2020-09-05T21:09:4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4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海岸线</w:t>
        </w:r>
      </w:ins>
      <w:ins w:id="1250" w:author="  *^_^*" w:date="2020-09-05T21:09:4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5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1253" w:author="  *^_^*" w:date="2020-09-05T21:09:4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5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给定</w:t>
        </w:r>
      </w:ins>
      <w:ins w:id="1256" w:author="  *^_^*" w:date="2020-09-05T21:09:5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5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笛卡尔</w:t>
        </w:r>
      </w:ins>
      <w:ins w:id="1259" w:author="  *^_^*" w:date="2020-09-05T21:09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6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坐标</w:t>
        </w:r>
      </w:ins>
      <w:ins w:id="1262" w:author="  *^_^*" w:date="2020-09-05T21:09:5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6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下</w:t>
        </w:r>
      </w:ins>
      <w:ins w:id="1265" w:author="  *^_^*" w:date="2020-09-05T21:09:5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6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满足</w:t>
        </w:r>
      </w:ins>
      <w:ins w:id="1268" w:author="  *^_^*" w:date="2020-09-05T21:10:0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6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一一</w:t>
        </w:r>
      </w:ins>
      <w:ins w:id="1271" w:author="  *^_^*" w:date="2020-09-05T21:10:0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7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映射，</w:t>
        </w:r>
      </w:ins>
      <w:ins w:id="1274" w:author="  *^_^*" w:date="2020-09-05T21:10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7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这样</w:t>
        </w:r>
      </w:ins>
      <w:ins w:id="1277" w:author="  *^_^*" w:date="2020-09-05T21:10:0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7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良好的</w:t>
        </w:r>
      </w:ins>
      <w:ins w:id="1280" w:author="  *^_^*" w:date="2020-09-05T21:10:0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8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性质</w:t>
        </w:r>
      </w:ins>
      <w:ins w:id="1283" w:author="  *^_^*" w:date="2020-09-05T22:12:0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8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能够</w:t>
        </w:r>
      </w:ins>
      <w:ins w:id="1286" w:author="  *^_^*" w:date="2020-09-05T21:10:1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8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方便</w:t>
        </w:r>
      </w:ins>
      <w:ins w:id="1289" w:author="  *^_^*" w:date="2020-09-05T21:10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9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计算</w:t>
        </w:r>
      </w:ins>
      <w:ins w:id="1292" w:author="  *^_^*" w:date="2020-09-05T21:10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9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并</w:t>
        </w:r>
      </w:ins>
      <w:ins w:id="1295" w:author="  *^_^*" w:date="2020-09-05T22:12:0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9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将</w:t>
        </w:r>
      </w:ins>
      <w:ins w:id="1298" w:author="  *^_^*" w:date="2020-09-05T21:10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29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作为</w:t>
        </w:r>
      </w:ins>
      <w:ins w:id="1301" w:author="  *^_^*" w:date="2020-09-05T21:10:2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0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讨论的</w:t>
        </w:r>
      </w:ins>
      <w:ins w:id="1304" w:author="  *^_^*" w:date="2020-09-05T21:10:3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0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前提。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jc w:val="center"/>
        <w:textAlignment w:val="auto"/>
        <w:rPr>
          <w:ins w:id="1308" w:author="  *^_^*" w:date="2020-09-05T21:37:50Z"/>
          <w:rFonts w:hint="eastAsia" w:asciiTheme="minorEastAsia" w:hAnsiTheme="minorEastAsia" w:cstheme="minorEastAsia"/>
          <w:sz w:val="24"/>
          <w:szCs w:val="24"/>
          <w:lang w:val="en-US" w:eastAsia="zh-CN"/>
          <w:rPrChange w:id="1309" w:author="  *^_^*" w:date="2020-09-06T12:39:59Z">
            <w:rPr>
              <w:ins w:id="1310" w:author="  *^_^*" w:date="2020-09-05T21:37:50Z"/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pPrChange w:id="1307" w:author="  *^_^*" w:date="2020-09-05T21:37:22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1311" w:author="  *^_^*" w:date="2020-09-05T21:36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1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rawing>
            <wp:inline distT="0" distB="0" distL="114300" distR="114300">
              <wp:extent cx="1912620" cy="1598930"/>
              <wp:effectExtent l="0" t="0" r="7620" b="1270"/>
              <wp:docPr id="4" name="图片 4" descr="kailu_ang-精东改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图片 4" descr="kailu_ang-精东改"/>
                      <pic:cNvPicPr>
                        <a:picLocks noChangeAspect="1"/>
                      </pic:cNvPicPr>
                    </pic:nvPicPr>
                    <pic:blipFill>
                      <a:blip r:embed="rId59"/>
                      <a:srcRect l="8478" t="26215" r="7117" b="1580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12620" cy="1598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00" w:firstLineChars="200"/>
        <w:jc w:val="center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  <w:rPrChange w:id="1318" w:author="  *^_^*" w:date="2020-09-06T12:39:59Z">
            <w:rPr>
              <w:rFonts w:hint="default" w:asciiTheme="minorEastAsia" w:hAnsiTheme="minorEastAsia" w:cstheme="minorEastAsia"/>
              <w:b w:val="0"/>
              <w:bCs w:val="0"/>
              <w:sz w:val="21"/>
              <w:szCs w:val="21"/>
              <w:lang w:val="en-US" w:eastAsia="zh-CN"/>
            </w:rPr>
          </w:rPrChange>
        </w:rPr>
        <w:pPrChange w:id="1317" w:author="  *^_^*" w:date="2020-09-05T22:33:44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1319" w:author="  *^_^*" w:date="2020-09-05T21:37:50Z">
        <w:bookmarkStart w:id="2" w:name="_Ref21464"/>
        <w:r>
          <w:rPr>
            <w:sz w:val="20"/>
            <w:szCs w:val="20"/>
            <w:rPrChange w:id="1320" w:author="  *^_^*" w:date="2020-09-06T12:43:54Z">
              <w:rPr/>
            </w:rPrChange>
          </w:rPr>
          <w:t xml:space="preserve">图 </w:t>
        </w:r>
      </w:ins>
      <w:ins w:id="1322" w:author="  *^_^*" w:date="2020-09-05T21:37:50Z">
        <w:r>
          <w:rPr>
            <w:sz w:val="20"/>
            <w:szCs w:val="20"/>
            <w:rPrChange w:id="1323" w:author="  *^_^*" w:date="2020-09-06T12:43:54Z">
              <w:rPr/>
            </w:rPrChange>
          </w:rPr>
          <w:fldChar w:fldCharType="begin"/>
        </w:r>
      </w:ins>
      <w:ins w:id="1325" w:author="  *^_^*" w:date="2020-09-05T21:37:50Z">
        <w:r>
          <w:rPr>
            <w:sz w:val="20"/>
            <w:szCs w:val="20"/>
            <w:rPrChange w:id="1326" w:author="  *^_^*" w:date="2020-09-06T12:43:54Z">
              <w:rPr/>
            </w:rPrChange>
          </w:rPr>
          <w:instrText xml:space="preserve"> SEQ 图 \* ARABIC </w:instrText>
        </w:r>
      </w:ins>
      <w:ins w:id="1328" w:author="  *^_^*" w:date="2020-09-05T21:37:50Z">
        <w:r>
          <w:rPr>
            <w:sz w:val="20"/>
            <w:szCs w:val="20"/>
            <w:rPrChange w:id="1329" w:author="  *^_^*" w:date="2020-09-06T12:43:54Z">
              <w:rPr/>
            </w:rPrChange>
          </w:rPr>
          <w:fldChar w:fldCharType="separate"/>
        </w:r>
      </w:ins>
      <w:ins w:id="1331" w:author="  *^_^*" w:date="2020-09-06T11:53:48Z">
        <w:r>
          <w:rPr>
            <w:sz w:val="20"/>
            <w:szCs w:val="20"/>
            <w:rPrChange w:id="1332" w:author="  *^_^*" w:date="2020-09-06T12:43:54Z">
              <w:rPr/>
            </w:rPrChange>
          </w:rPr>
          <w:t>2</w:t>
        </w:r>
      </w:ins>
      <w:ins w:id="1334" w:author="  *^_^*" w:date="2020-09-05T21:37:50Z">
        <w:r>
          <w:rPr>
            <w:sz w:val="20"/>
            <w:szCs w:val="20"/>
            <w:rPrChange w:id="1335" w:author="  *^_^*" w:date="2020-09-06T12:43:54Z">
              <w:rPr/>
            </w:rPrChange>
          </w:rPr>
          <w:fldChar w:fldCharType="end"/>
        </w:r>
        <w:bookmarkEnd w:id="2"/>
      </w:ins>
      <w:ins w:id="1337" w:author="  *^_^*" w:date="2020-09-05T21:37:50Z">
        <w:r>
          <w:rPr>
            <w:rFonts w:hint="eastAsia"/>
            <w:sz w:val="20"/>
            <w:szCs w:val="20"/>
            <w:lang w:eastAsia="zh-CN"/>
            <w:rPrChange w:id="1338" w:author="  *^_^*" w:date="2020-09-06T12:43:54Z">
              <w:rPr>
                <w:rFonts w:hint="eastAsia"/>
                <w:lang w:eastAsia="zh-CN"/>
              </w:rPr>
            </w:rPrChange>
          </w:rPr>
          <w:t xml:space="preserve"> 反射示意图</w:t>
        </w:r>
      </w:ins>
      <w:del w:id="1340" w:author="  *^_^*" w:date="2020-09-05T22:33:44Z">
        <w:r>
          <w:rPr>
            <w:rFonts w:hint="eastAsia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1341" w:author="  *^_^*" w:date="2020-09-06T12:39:59Z"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delText>我们的核心是考虑交点线的核心，</w:delText>
        </w:r>
      </w:del>
      <w:del w:id="1343" w:author="  *^_^*" w:date="2020-09-05T22:33:44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344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Θw=水流反射和x轴的正半轴的夹角</w:delText>
        </w:r>
      </w:del>
      <w:del w:id="1346" w:author="  *^_^*" w:date="2020-09-05T22:33:4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4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。</w:delText>
        </w:r>
      </w:del>
      <w:del w:id="1349" w:author="  *^_^*" w:date="2020-09-05T22:11:20Z">
        <w:r>
          <w:rPr>
            <w:rFonts w:hint="default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1350" w:author="  *^_^*" w:date="2020-09-06T12:39:59Z">
              <w:rPr>
                <w:rFonts w:hint="default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delText>红点是交点，</w:delText>
        </w:r>
      </w:del>
      <w:del w:id="1352" w:author="  *^_^*" w:date="2020-09-05T22:11:2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5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存在是Y轴的水流速度远大于x轴，所以交点远一点，考虑计算切线，对于给定X</w:delText>
        </w:r>
      </w:del>
      <w:del w:id="1355" w:author="  *^_^*" w:date="2020-09-05T22:11:20Z">
        <w:r>
          <w:rPr>
            <w:rFonts w:hint="eastAsia" w:asciiTheme="minorEastAsia" w:hAnsiTheme="minorEastAsia" w:cstheme="minorEastAsia"/>
            <w:sz w:val="24"/>
            <w:szCs w:val="24"/>
            <w:vertAlign w:val="subscript"/>
            <w:lang w:val="en-US" w:eastAsia="zh-CN"/>
            <w:rPrChange w:id="135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0</w:delText>
        </w:r>
      </w:del>
      <w:del w:id="1358" w:author="  *^_^*" w:date="2020-09-05T22:11:2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5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,Y</w:delText>
        </w:r>
      </w:del>
      <w:del w:id="1361" w:author="  *^_^*" w:date="2020-09-05T22:11:20Z">
        <w:r>
          <w:rPr>
            <w:rFonts w:hint="eastAsia" w:asciiTheme="minorEastAsia" w:hAnsiTheme="minorEastAsia" w:cstheme="minorEastAsia"/>
            <w:sz w:val="24"/>
            <w:szCs w:val="24"/>
            <w:vertAlign w:val="subscript"/>
            <w:lang w:val="en-US" w:eastAsia="zh-CN"/>
            <w:rPrChange w:id="136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0</w:delText>
        </w:r>
      </w:del>
      <w:del w:id="1364" w:author="  *^_^*" w:date="2020-09-05T22:11:2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6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,有(Y-Y</w:delText>
        </w:r>
      </w:del>
      <w:del w:id="1367" w:author="  *^_^*" w:date="2020-09-05T22:11:20Z">
        <w:r>
          <w:rPr>
            <w:rFonts w:hint="eastAsia" w:asciiTheme="minorEastAsia" w:hAnsiTheme="minorEastAsia" w:cstheme="minorEastAsia"/>
            <w:sz w:val="24"/>
            <w:szCs w:val="24"/>
            <w:vertAlign w:val="subscript"/>
            <w:lang w:val="en-US" w:eastAsia="zh-CN"/>
            <w:rPrChange w:id="136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0</w:delText>
        </w:r>
      </w:del>
      <w:del w:id="1370" w:author="  *^_^*" w:date="2020-09-05T22:11:2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7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)/(X-X</w:delText>
        </w:r>
      </w:del>
      <w:del w:id="1373" w:author="  *^_^*" w:date="2020-09-05T22:11:20Z">
        <w:r>
          <w:rPr>
            <w:rFonts w:hint="eastAsia" w:asciiTheme="minorEastAsia" w:hAnsiTheme="minorEastAsia" w:cstheme="minorEastAsia"/>
            <w:sz w:val="24"/>
            <w:szCs w:val="24"/>
            <w:vertAlign w:val="subscript"/>
            <w:lang w:val="en-US" w:eastAsia="zh-CN"/>
            <w:rPrChange w:id="137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0</w:delText>
        </w:r>
      </w:del>
      <w:del w:id="1376" w:author="  *^_^*" w:date="2020-09-05T22:11:2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7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)=tan(theta).</w:delText>
        </w:r>
      </w:del>
      <w:del w:id="1379" w:author="  *^_^*" w:date="2020-09-05T22:11:20Z">
        <w:r>
          <w:rPr>
            <w:rFonts w:hint="default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1380" w:author="  *^_^*" w:date="2020-09-06T12:39:59Z">
              <w:rPr>
                <w:rFonts w:hint="default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delText>也就是两个 反射线的终点，而蓝点是两条反射线的 起点。所以蓝点到红点的有向线段就是v4</w:delText>
        </w:r>
      </w:del>
      <w:del w:id="1382" w:author="  *^_^*" w:date="2020-09-05T22:11:20Z">
        <w:r>
          <w:rPr>
            <w:rFonts w:hint="eastAsia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1383" w:author="  *^_^*" w:date="2020-09-06T12:39:59Z"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delText>。前提</w:delText>
        </w:r>
      </w:del>
      <w:del w:id="1385" w:author="  *^_^*" w:date="2020-09-05T22:11:20Z">
        <w:r>
          <w:rPr>
            <w:rFonts w:hint="eastAsia"/>
            <w:sz w:val="24"/>
            <w:lang w:val="en-US" w:eastAsia="zh-CN"/>
            <w:rPrChange w:id="1386" w:author="  *^_^*" w:date="2020-09-06T12:39:59Z">
              <w:rPr>
                <w:rFonts w:hint="eastAsia"/>
                <w:lang w:val="en-US" w:eastAsia="zh-CN"/>
              </w:rPr>
            </w:rPrChange>
          </w:rPr>
          <w:delText>条件是：水流v3在第一象限且与x轴成45°。</w:delText>
        </w:r>
      </w:del>
      <w:del w:id="1388" w:author="  *^_^*" w:date="2020-09-05T22:11:20Z">
        <w:r>
          <w:rPr>
            <w:rFonts w:hint="eastAsia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1389" w:author="  *^_^*" w:date="2020-09-06T12:39:59Z"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delText>设Vx，Vy为单位方向量，也就是任意一个点的入射水流V3=(Vx,Vy),v3都是(1,1),x轴是绿色线，水流进来的情况是紫色线。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del w:id="1391" w:author="  *^_^*" w:date="2020-09-05T22:31:05Z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  <w:rPrChange w:id="1392" w:author="  *^_^*" w:date="2020-09-06T12:39:59Z">
            <w:rPr>
              <w:del w:id="1393" w:author="  *^_^*" w:date="2020-09-05T22:31:05Z"/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rPrChange>
        </w:rPr>
      </w:pPr>
      <w:ins w:id="1394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9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反射示意图如</w:t>
        </w:r>
      </w:ins>
      <w:ins w:id="1397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39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fldChar w:fldCharType="begin"/>
        </w:r>
      </w:ins>
      <w:ins w:id="1400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0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instrText xml:space="preserve"> REF _Ref21464 \h </w:instrText>
        </w:r>
      </w:ins>
      <w:ins w:id="1403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0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fldChar w:fldCharType="separate"/>
        </w:r>
      </w:ins>
      <w:ins w:id="1406" w:author="  *^_^*" w:date="2020-09-05T22:15:40Z">
        <w:r>
          <w:rPr>
            <w:sz w:val="24"/>
            <w:rPrChange w:id="1407" w:author="  *^_^*" w:date="2020-09-06T12:39:59Z">
              <w:rPr/>
            </w:rPrChange>
          </w:rPr>
          <w:t>图 2</w:t>
        </w:r>
      </w:ins>
      <w:ins w:id="1409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1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fldChar w:fldCharType="end"/>
        </w:r>
      </w:ins>
      <w:ins w:id="1412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1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，其中，</w:t>
        </w:r>
      </w:ins>
      <w:ins w:id="1415" w:author="  *^_^*" w:date="2020-09-05T22:15:40Z"/>
      <w:ins w:id="1418" w:author="  *^_^*" w:date="2020-09-05T22:15:40Z"/>
      <w:ins w:id="1421" w:author="  *^_^*" w:date="2020-09-05T22:15:40Z"/>
      <w:ins w:id="1424" w:author="  *^_^*" w:date="2020-09-05T22:15:40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1428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53" o:spt="75" type="#_x0000_t75" style="height:18pt;width:13pt;" o:ole="t" filled="f" o:preferrelative="t" stroked="f" coordsize="21600,21600">
              <v:path/>
              <v:fill on="f" focussize="0,0"/>
              <v:stroke on="f"/>
              <v:imagedata r:id="rId61" o:title=""/>
              <o:lock v:ext="edit" aspectratio="t"/>
              <w10:wrap type="none"/>
              <w10:anchorlock/>
            </v:shape>
            <o:OLEObject Type="Embed" ProgID="Equation.DSMT4" ShapeID="_x0000_i1053" DrawAspect="Content" ObjectID="_1468075753" r:id="rId60">
              <o:LockedField>false</o:LockedField>
            </o:OLEObject>
          </w:object>
        </w:r>
      </w:ins>
      <w:ins w:id="1430" w:author="  *^_^*" w:date="2020-09-05T22:15:40Z"/>
      <w:ins w:id="1433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3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为海岸线切向量，所在直线即反射平面；</w:t>
        </w:r>
      </w:ins>
      <w:ins w:id="1436" w:author="  *^_^*" w:date="2020-09-05T22:15:40Z"/>
      <w:ins w:id="1439" w:author="  *^_^*" w:date="2020-09-05T22:15:40Z"/>
      <w:ins w:id="1442" w:author="  *^_^*" w:date="2020-09-05T22:15:40Z"/>
      <w:ins w:id="1445" w:author="  *^_^*" w:date="2020-09-05T22:15:40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1449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54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63" o:title=""/>
              <o:lock v:ext="edit" aspectratio="t"/>
              <w10:wrap type="none"/>
              <w10:anchorlock/>
            </v:shape>
            <o:OLEObject Type="Embed" ProgID="Equation.DSMT4" ShapeID="_x0000_i1054" DrawAspect="Content" ObjectID="_1468075754" r:id="rId62">
              <o:LockedField>false</o:LockedField>
            </o:OLEObject>
          </w:object>
        </w:r>
      </w:ins>
      <w:ins w:id="1451" w:author="  *^_^*" w:date="2020-09-05T22:15:40Z"/>
      <w:ins w:id="1454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5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为垂直于</w:t>
        </w:r>
      </w:ins>
      <w:ins w:id="1457" w:author="  *^_^*" w:date="2020-09-05T22:15:40Z"/>
      <w:ins w:id="1460" w:author="  *^_^*" w:date="2020-09-05T22:15:40Z"/>
      <w:ins w:id="1463" w:author="  *^_^*" w:date="2020-09-05T22:15:40Z"/>
      <w:ins w:id="1466" w:author="  *^_^*" w:date="2020-09-05T22:15:40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1470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55" o:spt="75" type="#_x0000_t75" style="height:18pt;width:13pt;" o:ole="t" filled="f" o:preferrelative="t" stroked="f" coordsize="21600,21600">
              <v:path/>
              <v:fill on="f" focussize="0,0"/>
              <v:stroke on="f"/>
              <v:imagedata r:id="rId65" o:title=""/>
              <o:lock v:ext="edit" aspectratio="t"/>
              <w10:wrap type="none"/>
              <w10:anchorlock/>
            </v:shape>
            <o:OLEObject Type="Embed" ProgID="Equation.DSMT4" ShapeID="_x0000_i1055" DrawAspect="Content" ObjectID="_1468075755" r:id="rId64">
              <o:LockedField>false</o:LockedField>
            </o:OLEObject>
          </w:object>
        </w:r>
      </w:ins>
      <w:ins w:id="1472" w:author="  *^_^*" w:date="2020-09-05T22:15:40Z"/>
      <w:ins w:id="1475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7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的法向量。水流从</w:t>
        </w:r>
      </w:ins>
      <w:ins w:id="1478" w:author="  *^_^*" w:date="2020-09-05T22:15:40Z"/>
      <w:ins w:id="1481" w:author="  *^_^*" w:date="2020-09-05T22:15:40Z"/>
      <w:ins w:id="1484" w:author="  *^_^*" w:date="2020-09-05T22:15:40Z"/>
      <w:ins w:id="1487" w:author="  *^_^*" w:date="2020-09-05T22:15:40Z">
        <w:r>
          <w:rPr>
            <w:rFonts w:hint="eastAsia" w:asciiTheme="minorEastAsia" w:hAnsiTheme="minorEastAsia" w:cstheme="minorEastAsia"/>
            <w:position w:val="-10"/>
            <w:sz w:val="24"/>
            <w:szCs w:val="24"/>
            <w:lang w:val="en-US" w:eastAsia="zh-CN"/>
            <w:rPrChange w:id="1491" w:author="  *^_^*" w:date="2020-09-06T12:39:59Z">
              <w:rPr>
                <w:rFonts w:hint="eastAsia" w:asciiTheme="minorEastAsia" w:hAnsiTheme="minorEastAsia" w:cstheme="minorEastAsia"/>
                <w:position w:val="-10"/>
                <w:sz w:val="21"/>
                <w:szCs w:val="21"/>
                <w:lang w:val="en-US" w:eastAsia="zh-CN"/>
              </w:rPr>
            </w:rPrChange>
          </w:rPr>
          <w:object>
            <v:shape id="_x0000_i1056" o:spt="75" type="#_x0000_t75" style="height:17pt;width:13pt;" o:ole="t" filled="f" o:preferrelative="t" stroked="f" coordsize="21600,21600">
              <v:path/>
              <v:fill on="f" focussize="0,0"/>
              <v:stroke on="f"/>
              <v:imagedata r:id="rId67" o:title=""/>
              <o:lock v:ext="edit" aspectratio="t"/>
              <w10:wrap type="none"/>
              <w10:anchorlock/>
            </v:shape>
            <o:OLEObject Type="Embed" ProgID="Equation.KSEE3" ShapeID="_x0000_i1056" DrawAspect="Content" ObjectID="_1468075756" r:id="rId66">
              <o:LockedField>false</o:LockedField>
            </o:OLEObject>
          </w:object>
        </w:r>
      </w:ins>
      <w:ins w:id="1493" w:author="  *^_^*" w:date="2020-09-05T22:15:40Z"/>
      <w:ins w:id="1496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49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运动至点</w:t>
        </w:r>
      </w:ins>
      <w:ins w:id="1499" w:author="  *^_^*" w:date="2020-09-05T22:15:40Z"/>
      <w:ins w:id="1502" w:author="  *^_^*" w:date="2020-09-05T22:15:40Z"/>
      <w:ins w:id="1505" w:author="  *^_^*" w:date="2020-09-05T22:15:40Z"/>
      <w:ins w:id="1508" w:author="  *^_^*" w:date="2020-09-05T22:15:40Z">
        <w:r>
          <w:rPr>
            <w:rFonts w:hint="eastAsia" w:asciiTheme="minorEastAsia" w:hAnsiTheme="minorEastAsia" w:cstheme="minorEastAsia"/>
            <w:position w:val="-6"/>
            <w:sz w:val="24"/>
            <w:szCs w:val="24"/>
            <w:lang w:val="en-US" w:eastAsia="zh-CN"/>
            <w:rPrChange w:id="1512" w:author="  *^_^*" w:date="2020-09-06T12:39:59Z">
              <w:rPr>
                <w:rFonts w:hint="eastAsia" w:asciiTheme="minorEastAsia" w:hAnsi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object>
            <v:shape id="_x0000_i1057" o:spt="75" type="#_x0000_t75" style="height:13.95pt;width:12pt;" o:ole="t" filled="f" o:preferrelative="t" stroked="f" coordsize="21600,21600">
              <v:path/>
              <v:fill on="f" focussize="0,0"/>
              <v:stroke on="f"/>
              <v:imagedata r:id="rId69" o:title=""/>
              <o:lock v:ext="edit" aspectratio="t"/>
              <w10:wrap type="none"/>
              <w10:anchorlock/>
            </v:shape>
            <o:OLEObject Type="Embed" ProgID="Equation.KSEE3" ShapeID="_x0000_i1057" DrawAspect="Content" ObjectID="_1468075757" r:id="rId68">
              <o:LockedField>false</o:LockedField>
            </o:OLEObject>
          </w:object>
        </w:r>
      </w:ins>
      <w:ins w:id="1514" w:author="  *^_^*" w:date="2020-09-05T22:15:40Z"/>
      <w:ins w:id="1517" w:author="  *^_^*" w:date="2020-09-05T22:15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1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1520" w:author="  *^_^*" w:date="2020-09-05T22:30:5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2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1523" w:author="  *^_^*" w:date="2020-09-05T22:30:5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2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过程</w:t>
        </w:r>
      </w:ins>
      <w:ins w:id="1526" w:author="  *^_^*" w:date="2020-09-05T22:30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2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中</w:t>
        </w:r>
      </w:ins>
      <w:ins w:id="1529" w:author="  *^_^*" w:date="2020-09-05T22:30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3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,</w:t>
        </w:r>
      </w:ins>
      <w:del w:id="1532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33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假定一个海岸线，一一映射，以x轴做一条切线,斜率y2-y1/x2-x1.差分方程，差分进行导数，近似值。(x2-x1,y2-y1)是A1的切向量。X</w:delText>
        </w:r>
      </w:del>
      <w:del w:id="1535" w:author="  *^_^*" w:date="2020-09-05T22:31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3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1</w:delText>
        </w:r>
      </w:del>
      <w:del w:id="1538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39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-Xn循环只能从左往右变换，Xn+1-Xn&gt;0。y=y2-y1.近似倒数。(x2-x1,y2-y1)是近似切向量。只能取得一、四象限。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textAlignment w:val="auto"/>
        <w:rPr>
          <w:ins w:id="1541" w:author="  *^_^*" w:date="2020-09-05T22:35:46Z"/>
          <w:rFonts w:hint="eastAsia" w:asciiTheme="minorEastAsia" w:hAnsiTheme="minorEastAsia" w:cstheme="minorEastAsia"/>
          <w:sz w:val="24"/>
          <w:szCs w:val="24"/>
          <w:lang w:val="en-US" w:eastAsia="zh-CN"/>
          <w:rPrChange w:id="1542" w:author="  *^_^*" w:date="2020-09-06T12:39:59Z">
            <w:rPr>
              <w:ins w:id="1543" w:author="  *^_^*" w:date="2020-09-05T22:35:46Z"/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</w:pPr>
      <w:del w:id="1544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45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条件：切向量只能在一四象限，且切向量是海岸线的切向量。海岸线coast  海岸线的切向量记做V</w:delText>
        </w:r>
      </w:del>
      <w:del w:id="1547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548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1</w:delText>
        </w:r>
      </w:del>
      <w:del w:id="1550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51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,海岸线的切向量V</w:delText>
        </w:r>
      </w:del>
      <w:del w:id="1553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554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1</w:delText>
        </w:r>
      </w:del>
      <w:del w:id="1556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57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与X轴的夹角。Coast记作映射上去的y.对于一点Ai,第i个点，(xi,yi)</w:delText>
        </w:r>
      </w:del>
      <w:del w:id="1559" w:author="  *^_^*" w:date="2020-09-05T22:31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6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。</w:delText>
        </w:r>
      </w:del>
      <w:del w:id="1562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63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点Ai的近似切向量（xi+1-xi,yi+1-yi）</w:delText>
        </w:r>
      </w:del>
      <w:del w:id="1565" w:author="  *^_^*" w:date="2020-09-05T22:31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6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，</w:delText>
        </w:r>
      </w:del>
      <w:del w:id="1568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69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coast[i+1]=yi+1。有n个点。适当截取和适当旋转坐标系，一定满足一一映射。连续就是无穷多个点。对于n个点。近似切向量，两个点只能得到一个近似切向量。V</w:delText>
        </w:r>
      </w:del>
      <w:del w:id="1571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572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2</w:delText>
        </w:r>
      </w:del>
      <w:del w:id="1574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75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垂直于V</w:delText>
        </w:r>
      </w:del>
      <w:del w:id="1577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578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1</w:delText>
        </w:r>
      </w:del>
      <w:del w:id="1580" w:author="  *^_^*" w:date="2020-09-05T22:31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58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，V</w:delText>
        </w:r>
      </w:del>
      <w:del w:id="1583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584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2</w:delText>
        </w:r>
      </w:del>
      <w:del w:id="1586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87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有两种选择。V</w:delText>
        </w:r>
      </w:del>
      <w:del w:id="1589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590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2</w:delText>
        </w:r>
      </w:del>
      <w:del w:id="1592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93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是法线。方便计算。假定V</w:delText>
        </w:r>
      </w:del>
      <w:del w:id="1595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596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1</w:delText>
        </w:r>
      </w:del>
      <w:del w:id="1598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599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逆时针旋转90°到V</w:delText>
        </w:r>
      </w:del>
      <w:del w:id="1601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602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2</w:delText>
        </w:r>
      </w:del>
      <w:del w:id="1604" w:author="  *^_^*" w:date="2020-09-05T22:31:05Z">
        <w:r>
          <w:rPr>
            <w:rFonts w:hint="eastAsia" w:asciiTheme="minorEastAsia" w:hAnsiTheme="minorEastAsia" w:cstheme="minorEastAsia"/>
            <w:sz w:val="24"/>
            <w:szCs w:val="24"/>
            <w:vertAlign w:val="subscript"/>
            <w:lang w:val="en-US" w:eastAsia="zh-CN"/>
            <w:rPrChange w:id="160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，</w:delText>
        </w:r>
      </w:del>
      <w:del w:id="1607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608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V</w:delText>
        </w:r>
      </w:del>
      <w:del w:id="1610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611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2</w:delText>
        </w:r>
      </w:del>
      <w:del w:id="1613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614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只能取到第一、二象限。V</w:delText>
        </w:r>
      </w:del>
      <w:del w:id="1616" w:author="  *^_^*" w:date="2020-09-05T22:31:05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617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3</w:delText>
        </w:r>
      </w:del>
      <w:ins w:id="1619" w:author="  *^_^*" w:date="2020-09-05T22:31:09Z"/>
      <w:ins w:id="1622" w:author="  *^_^*" w:date="2020-09-05T22:31:09Z"/>
      <w:ins w:id="1625" w:author="  *^_^*" w:date="2020-09-05T22:31:09Z"/>
      <w:ins w:id="1628" w:author="  *^_^*" w:date="2020-09-05T22:31:09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vertAlign w:val="subscript"/>
            <w:lang w:val="en-US" w:eastAsia="zh-CN"/>
            <w:rPrChange w:id="1632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  <w:vertAlign w:val="subscript"/>
                <w:lang w:val="en-US" w:eastAsia="zh-CN"/>
              </w:rPr>
            </w:rPrChange>
          </w:rPr>
          <w:object>
            <v:shape id="_x0000_i1058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71" o:title=""/>
              <o:lock v:ext="edit" aspectratio="t"/>
              <w10:wrap type="none"/>
              <w10:anchorlock/>
            </v:shape>
            <o:OLEObject Type="Embed" ProgID="Equation.DSMT4" ShapeID="_x0000_i1058" DrawAspect="Content" ObjectID="_1468075758" r:id="rId70">
              <o:LockedField>false</o:LockedField>
            </o:OLEObject>
          </w:object>
        </w:r>
      </w:ins>
      <w:ins w:id="1634" w:author="  *^_^*" w:date="2020-09-05T22:31:09Z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  <w:rPrChange w:id="1637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rPrChange>
        </w:rPr>
        <w:t>是水流的方向</w:t>
      </w:r>
      <w:ins w:id="1638" w:author="  *^_^*" w:date="2020-09-05T22:31:2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63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向量</w:t>
        </w:r>
      </w:ins>
      <w:ins w:id="1641" w:author="  *^_^*" w:date="2020-09-05T22:32:4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64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del w:id="1644" w:author="  *^_^*" w:date="2020-09-05T22:32:41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645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。</w:delText>
        </w:r>
      </w:del>
      <w:ins w:id="1647" w:author="  *^_^*" w:date="2020-09-05T22:31:51Z"/>
      <w:ins w:id="1650" w:author="  *^_^*" w:date="2020-09-05T22:31:51Z"/>
      <w:ins w:id="1653" w:author="  *^_^*" w:date="2020-09-05T22:31:51Z"/>
      <w:ins w:id="1656" w:author="  *^_^*" w:date="2020-09-05T22:31:51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lang w:val="en-US" w:eastAsia="zh-CN"/>
            <w:rPrChange w:id="1660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59" o:spt="75" type="#_x0000_t75" style="height:18pt;width:13pt;" o:ole="t" filled="f" o:preferrelative="t" stroked="f" coordsize="21600,21600">
              <v:path/>
              <v:fill on="f" focussize="0,0"/>
              <v:stroke on="f"/>
              <v:imagedata r:id="rId73" o:title=""/>
              <o:lock v:ext="edit" aspectratio="t"/>
              <w10:wrap type="none"/>
              <w10:anchorlock/>
            </v:shape>
            <o:OLEObject Type="Embed" ProgID="Equation.DSMT4" ShapeID="_x0000_i1059" DrawAspect="Content" ObjectID="_1468075759" r:id="rId72">
              <o:LockedField>false</o:LockedField>
            </o:OLEObject>
          </w:object>
        </w:r>
      </w:ins>
      <w:ins w:id="1662" w:author="  *^_^*" w:date="2020-09-05T22:31:51Z"/>
      <w:del w:id="1665" w:author="  *^_^*" w:date="2020-09-05T22:31:35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666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Θ</w:delText>
        </w:r>
      </w:del>
      <w:del w:id="1668" w:author="  *^_^*" w:date="2020-09-05T22:31:34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669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c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  <w:rPrChange w:id="1671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rPrChange>
        </w:rPr>
        <w:t>是</w:t>
      </w:r>
      <w:ins w:id="1672" w:author="  *^_^*" w:date="2020-09-05T22:32:01Z"/>
      <w:ins w:id="1675" w:author="  *^_^*" w:date="2020-09-05T22:32:01Z"/>
      <w:ins w:id="1678" w:author="  *^_^*" w:date="2020-09-05T22:32:01Z"/>
      <w:ins w:id="1681" w:author="  *^_^*" w:date="2020-09-05T22:32:01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lang w:val="en-US" w:eastAsia="zh-CN"/>
            <w:rPrChange w:id="1685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60" o:spt="75" type="#_x0000_t75" style="height:18pt;width:13pt;" o:ole="t" filled="f" o:preferrelative="t" stroked="f" coordsize="21600,21600">
              <v:path/>
              <v:fill on="f" focussize="0,0"/>
              <v:stroke on="f"/>
              <v:imagedata r:id="rId75" o:title=""/>
              <o:lock v:ext="edit" aspectratio="t"/>
              <w10:wrap type="none"/>
              <w10:anchorlock/>
            </v:shape>
            <o:OLEObject Type="Embed" ProgID="Equation.DSMT4" ShapeID="_x0000_i1060" DrawAspect="Content" ObjectID="_1468075760" r:id="rId74">
              <o:LockedField>false</o:LockedField>
            </o:OLEObject>
          </w:object>
        </w:r>
      </w:ins>
      <w:ins w:id="1687" w:author="  *^_^*" w:date="2020-09-05T22:32:01Z"/>
      <w:del w:id="1690" w:author="  *^_^*" w:date="2020-09-05T22:31:5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69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V</w:delText>
        </w:r>
      </w:del>
      <w:del w:id="1693" w:author="  *^_^*" w:date="2020-09-05T22:31:57Z">
        <w:r>
          <w:rPr>
            <w:rFonts w:hint="eastAsia" w:asciiTheme="minorEastAsia" w:hAnsiTheme="minorEastAsia" w:cstheme="minorEastAsia"/>
            <w:sz w:val="24"/>
            <w:szCs w:val="24"/>
            <w:vertAlign w:val="subscript"/>
            <w:lang w:val="en-US" w:eastAsia="zh-CN"/>
            <w:rPrChange w:id="169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1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  <w:rPrChange w:id="1696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rPrChange>
        </w:rPr>
        <w:t>和</w:t>
      </w:r>
      <w:ins w:id="1697" w:author="  *^_^*" w:date="2020-09-05T22:32:26Z"/>
      <w:ins w:id="1700" w:author="  *^_^*" w:date="2020-09-05T22:32:26Z"/>
      <w:ins w:id="1703" w:author="  *^_^*" w:date="2020-09-05T22:32:26Z"/>
      <w:ins w:id="1706" w:author="  *^_^*" w:date="2020-09-05T22:32:26Z">
        <w:r>
          <w:rPr>
            <w:rFonts w:hint="eastAsia" w:asciiTheme="minorEastAsia" w:hAnsiTheme="minorEastAsia" w:eastAsiaTheme="minorEastAsia" w:cstheme="minorEastAsia"/>
            <w:position w:val="-6"/>
            <w:sz w:val="24"/>
            <w:szCs w:val="24"/>
            <w:lang w:val="en-US" w:eastAsia="zh-CN"/>
            <w:rPrChange w:id="1710" w:author="  *^_^*" w:date="2020-09-06T12:39:59Z">
              <w:rPr>
                <w:rFonts w:hint="eastAsia" w:asciiTheme="minorEastAsia" w:hAnsiTheme="minorEastAsia" w:eastAsia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object>
            <v:shape id="_x0000_i1061" o:spt="75" type="#_x0000_t75" style="height:11pt;width:10pt;" o:ole="t" filled="f" o:preferrelative="t" stroked="f" coordsize="21600,21600">
              <v:path/>
              <v:fill on="f" focussize="0,0"/>
              <v:stroke on="f"/>
              <v:imagedata r:id="rId77" o:title=""/>
              <o:lock v:ext="edit" aspectratio="t"/>
              <w10:wrap type="none"/>
              <w10:anchorlock/>
            </v:shape>
            <o:OLEObject Type="Embed" ProgID="Equation.KSEE3" ShapeID="_x0000_i1061" DrawAspect="Content" ObjectID="_1468075761" r:id="rId76">
              <o:LockedField>false</o:LockedField>
            </o:OLEObject>
          </w:object>
        </w:r>
      </w:ins>
      <w:ins w:id="1712" w:author="  *^_^*" w:date="2020-09-05T22:32:26Z"/>
      <w:ins w:id="1715" w:author="  *^_^*" w:date="2020-09-05T22:32:3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1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轴</w:t>
        </w:r>
      </w:ins>
      <w:del w:id="1718" w:author="  *^_^*" w:date="2020-09-05T22:32:24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719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x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  <w:rPrChange w:id="1721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rPrChange>
        </w:rPr>
        <w:t>之间的夹角</w:t>
      </w:r>
      <w:ins w:id="1722" w:author="  *^_^*" w:date="2020-09-05T22:32:4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2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,</w:t>
        </w:r>
      </w:ins>
      <w:del w:id="1725" w:author="  *^_^*" w:date="2020-09-05T22:32:48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726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。</w:delText>
        </w:r>
      </w:del>
      <w:ins w:id="1728" w:author="  *^_^*" w:date="2020-09-05T22:32:56Z"/>
      <w:ins w:id="1731" w:author="  *^_^*" w:date="2020-09-05T22:32:56Z"/>
      <w:ins w:id="1734" w:author="  *^_^*" w:date="2020-09-05T22:32:56Z"/>
      <w:ins w:id="1737" w:author="  *^_^*" w:date="2020-09-05T22:32:56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lang w:val="en-US" w:eastAsia="zh-CN"/>
            <w:rPrChange w:id="1741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62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79" o:title=""/>
              <o:lock v:ext="edit" aspectratio="t"/>
              <w10:wrap type="none"/>
              <w10:anchorlock/>
            </v:shape>
            <o:OLEObject Type="Embed" ProgID="Equation.DSMT4" ShapeID="_x0000_i1062" DrawAspect="Content" ObjectID="_1468075762" r:id="rId78">
              <o:LockedField>false</o:LockedField>
            </o:OLEObject>
          </w:object>
        </w:r>
      </w:ins>
      <w:ins w:id="1743" w:author="  *^_^*" w:date="2020-09-05T22:32:56Z"/>
      <w:del w:id="1746" w:author="  *^_^*" w:date="2020-09-05T22:32:5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4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V</w:delText>
        </w:r>
      </w:del>
      <w:del w:id="1749" w:author="  *^_^*" w:date="2020-09-05T22:32:50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750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4</w:delText>
        </w:r>
      </w:del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  <w:rPrChange w:id="1752" w:author="  *^_^*" w:date="2020-09-06T12:39:59Z"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rPrChange>
        </w:rPr>
        <w:t>为反射线</w:t>
      </w:r>
      <w:ins w:id="1753" w:author="  *^_^*" w:date="2020-09-05T22:33:0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5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1756" w:author="  *^_^*" w:date="2020-09-05T22:33:0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5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方向</w:t>
        </w:r>
      </w:ins>
      <w:ins w:id="1759" w:author="  *^_^*" w:date="2020-09-05T22:33:0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6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向量</w:t>
        </w:r>
      </w:ins>
      <w:del w:id="1762" w:author="  *^_^*" w:date="2020-09-05T22:33:37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763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，</w:delText>
        </w:r>
      </w:del>
      <w:del w:id="1765" w:author="  *^_^*" w:date="2020-09-05T22:33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6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V</w:delText>
        </w:r>
      </w:del>
      <w:del w:id="1768" w:author="  *^_^*" w:date="2020-09-05T22:33:37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769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2</w:delText>
        </w:r>
      </w:del>
      <w:del w:id="1771" w:author="  *^_^*" w:date="2020-09-05T22:33:37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772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和</w:delText>
        </w:r>
      </w:del>
      <w:del w:id="1774" w:author="  *^_^*" w:date="2020-09-05T22:33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7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V</w:delText>
        </w:r>
      </w:del>
      <w:del w:id="1777" w:author="  *^_^*" w:date="2020-09-05T22:33:37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778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3</w:delText>
        </w:r>
      </w:del>
      <w:del w:id="1780" w:author="  *^_^*" w:date="2020-09-05T22:33:37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781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之间是入射角。</w:delText>
        </w:r>
      </w:del>
      <w:del w:id="1783" w:author="  *^_^*" w:date="2020-09-05T22:33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8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V</w:delText>
        </w:r>
      </w:del>
      <w:del w:id="1786" w:author="  *^_^*" w:date="2020-09-05T22:33:37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787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2</w:delText>
        </w:r>
      </w:del>
      <w:del w:id="1789" w:author="  *^_^*" w:date="2020-09-05T22:33:37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790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与</w:delText>
        </w:r>
      </w:del>
      <w:del w:id="1792" w:author="  *^_^*" w:date="2020-09-05T22:33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79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V</w:delText>
        </w:r>
      </w:del>
      <w:del w:id="1795" w:author="  *^_^*" w:date="2020-09-05T22:33:37Z">
        <w:r>
          <w:rPr>
            <w:rFonts w:hint="eastAsia" w:asciiTheme="minorEastAsia" w:hAnsiTheme="minorEastAsia" w:eastAsiaTheme="minorEastAsia" w:cstheme="minorEastAsia"/>
            <w:sz w:val="24"/>
            <w:szCs w:val="24"/>
            <w:vertAlign w:val="subscript"/>
            <w:lang w:val="en-US" w:eastAsia="zh-CN"/>
            <w:rPrChange w:id="1796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bscript"/>
                <w:lang w:val="en-US" w:eastAsia="zh-CN"/>
              </w:rPr>
            </w:rPrChange>
          </w:rPr>
          <w:delText>4</w:delText>
        </w:r>
      </w:del>
      <w:del w:id="1798" w:author="  *^_^*" w:date="2020-09-05T22:33:37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799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delText>的夹角是反射角。|θ入|=|θ反| ，θ入=θ反&gt;0,θc可以大于0，可以小于0</w:delText>
        </w:r>
      </w:del>
      <w:del w:id="1801" w:author="  *^_^*" w:date="2020-09-05T22:33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0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delText>。</w:delText>
        </w:r>
      </w:del>
      <w:ins w:id="1804" w:author="  *^_^*" w:date="2020-09-05T22:33:5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0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。</w:t>
        </w:r>
      </w:ins>
      <w:ins w:id="1807" w:author="  *^_^*" w:date="2020-09-05T22:33:47Z">
        <w:r>
          <w:rPr>
            <w:rFonts w:hint="eastAsia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1808" w:author="  *^_^*" w:date="2020-09-06T12:39:59Z"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t>记</w:t>
        </w:r>
      </w:ins>
      <w:ins w:id="1810" w:author="  *^_^*" w:date="2020-09-05T22:33:47Z"/>
      <w:ins w:id="1813" w:author="  *^_^*" w:date="2020-09-05T22:33:47Z"/>
      <w:ins w:id="1816" w:author="  *^_^*" w:date="2020-09-05T22:33:47Z"/>
      <w:ins w:id="1819" w:author="  *^_^*" w:date="2020-09-05T22:33:47Z">
        <w:r>
          <w:rPr>
            <w:rFonts w:hint="eastAsia" w:asciiTheme="minorEastAsia" w:hAnsiTheme="minorEastAsia" w:cstheme="minorEastAsia"/>
            <w:b w:val="0"/>
            <w:bCs w:val="0"/>
            <w:position w:val="-12"/>
            <w:sz w:val="24"/>
            <w:szCs w:val="24"/>
            <w:lang w:val="en-US" w:eastAsia="zh-CN"/>
            <w:rPrChange w:id="1823" w:author="  *^_^*" w:date="2020-09-06T12:39:59Z">
              <w:rPr>
                <w:rFonts w:hint="eastAsia" w:asciiTheme="minorEastAsia" w:hAnsiTheme="minorEastAsia" w:cstheme="minorEastAsia"/>
                <w:b w:val="0"/>
                <w:bCs w:val="0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63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81" o:title=""/>
              <o:lock v:ext="edit" aspectratio="t"/>
              <w10:wrap type="none"/>
              <w10:anchorlock/>
            </v:shape>
            <o:OLEObject Type="Embed" ProgID="Equation.KSEE3" ShapeID="_x0000_i1063" DrawAspect="Content" ObjectID="_1468075763" r:id="rId80">
              <o:LockedField>false</o:LockedField>
            </o:OLEObject>
          </w:object>
        </w:r>
      </w:ins>
      <w:ins w:id="1825" w:author="  *^_^*" w:date="2020-09-05T22:33:47Z"/>
      <w:ins w:id="1828" w:author="  *^_^*" w:date="2020-09-05T22:33:47Z">
        <w:r>
          <w:rPr>
            <w:rFonts w:hint="eastAsia" w:asciiTheme="minorEastAsia" w:hAnsiTheme="minorEastAsia" w:cstheme="minorEastAsia"/>
            <w:b w:val="0"/>
            <w:bCs w:val="0"/>
            <w:sz w:val="24"/>
            <w:szCs w:val="24"/>
            <w:lang w:val="en-US" w:eastAsia="zh-CN"/>
            <w:rPrChange w:id="1829" w:author="  *^_^*" w:date="2020-09-06T12:39:59Z"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rPrChange>
          </w:rPr>
          <w:t>为</w:t>
        </w:r>
      </w:ins>
      <w:ins w:id="1831" w:author="  *^_^*" w:date="2020-09-05T22:33:47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832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水流反射</w:t>
        </w:r>
      </w:ins>
      <w:ins w:id="1834" w:author="  *^_^*" w:date="2020-09-05T22:33:4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3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后</w:t>
        </w:r>
      </w:ins>
      <w:ins w:id="1837" w:author="  *^_^*" w:date="2020-09-05T22:33:47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838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和x轴正半轴的夹角</w:t>
        </w:r>
      </w:ins>
      <w:ins w:id="1840" w:author="  *^_^*" w:date="2020-09-05T22:33:4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4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auto"/>
        <w:rPr>
          <w:ins w:id="1844" w:author="  *^_^*" w:date="2020-09-05T22:42:17Z"/>
          <w:rFonts w:hint="eastAsia" w:asciiTheme="minorEastAsia" w:hAnsiTheme="minorEastAsia" w:cstheme="minorEastAsia"/>
          <w:sz w:val="24"/>
          <w:szCs w:val="24"/>
          <w:lang w:val="en-US" w:eastAsia="zh-CN"/>
          <w:rPrChange w:id="1845" w:author="  *^_^*" w:date="2020-09-06T12:39:59Z">
            <w:rPr>
              <w:ins w:id="1846" w:author="  *^_^*" w:date="2020-09-05T22:42:17Z"/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pPrChange w:id="1843" w:author="  *^_^*" w:date="2020-09-05T22:42:10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1847" w:author="  *^_^*" w:date="2020-09-05T22:35:5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4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不妨</w:t>
        </w:r>
      </w:ins>
      <w:ins w:id="1850" w:author="  *^_^*" w:date="2020-09-05T22:35:5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5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设</w:t>
        </w:r>
      </w:ins>
      <w:ins w:id="1853" w:author="  *^_^*" w:date="2020-09-05T22:35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5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海岸线</w:t>
        </w:r>
      </w:ins>
      <w:ins w:id="1856" w:author="  *^_^*" w:date="2020-09-05T22:35:48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857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切向量</w:t>
        </w:r>
      </w:ins>
      <w:ins w:id="1859" w:author="  *^_^*" w:date="2020-09-05T22:35:5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6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定义</w:t>
        </w:r>
      </w:ins>
      <w:ins w:id="1862" w:author="  *^_^*" w:date="2020-09-05T22:35:48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863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在一</w:t>
        </w:r>
      </w:ins>
      <w:ins w:id="1865" w:author="  *^_^*" w:date="2020-09-05T22:36:0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6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、</w:t>
        </w:r>
      </w:ins>
      <w:ins w:id="1868" w:author="  *^_^*" w:date="2020-09-05T22:35:48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869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四象限，</w:t>
        </w:r>
      </w:ins>
      <w:ins w:id="1871" w:author="  *^_^*" w:date="2020-09-05T22:38:0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7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由</w:t>
        </w:r>
      </w:ins>
      <w:ins w:id="1874" w:author="  *^_^*" w:date="2020-09-05T22:38:0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7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1877" w:author="  *^_^*" w:date="2020-09-05T22:38:0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7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过程</w:t>
        </w:r>
      </w:ins>
      <w:ins w:id="1880" w:author="  *^_^*" w:date="2020-09-05T22:38:1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88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知，</w:t>
        </w:r>
      </w:ins>
      <w:ins w:id="1883" w:author="  *^_^*" w:date="2020-09-05T22:36:28Z"/>
      <w:ins w:id="1886" w:author="  *^_^*" w:date="2020-09-05T22:36:28Z"/>
      <w:ins w:id="1889" w:author="  *^_^*" w:date="2020-09-05T22:36:28Z"/>
      <w:ins w:id="1892" w:author="  *^_^*" w:date="2020-09-05T22:36:28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1896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64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63" o:title=""/>
              <o:lock v:ext="edit" aspectratio="t"/>
              <w10:wrap type="none"/>
              <w10:anchorlock/>
            </v:shape>
            <o:OLEObject Type="Embed" ProgID="Equation.DSMT4" ShapeID="_x0000_i1064" DrawAspect="Content" ObjectID="_1468075764" r:id="rId82">
              <o:LockedField>false</o:LockedField>
            </o:OLEObject>
          </w:object>
        </w:r>
      </w:ins>
      <w:ins w:id="1898" w:author="  *^_^*" w:date="2020-09-05T22:36:28Z"/>
      <w:ins w:id="1901" w:author="  *^_^*" w:date="2020-09-05T22:36:19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902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和</w:t>
        </w:r>
      </w:ins>
      <w:ins w:id="1904" w:author="  *^_^*" w:date="2020-09-05T22:36:35Z"/>
      <w:ins w:id="1907" w:author="  *^_^*" w:date="2020-09-05T22:36:35Z"/>
      <w:ins w:id="1910" w:author="  *^_^*" w:date="2020-09-05T22:36:35Z"/>
      <w:ins w:id="1913" w:author="  *^_^*" w:date="2020-09-05T22:36:35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vertAlign w:val="subscript"/>
            <w:lang w:val="en-US" w:eastAsia="zh-CN"/>
            <w:rPrChange w:id="1917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  <w:vertAlign w:val="subscript"/>
                <w:lang w:val="en-US" w:eastAsia="zh-CN"/>
              </w:rPr>
            </w:rPrChange>
          </w:rPr>
          <w:object>
            <v:shape id="_x0000_i1065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71" o:title=""/>
              <o:lock v:ext="edit" aspectratio="t"/>
              <w10:wrap type="none"/>
              <w10:anchorlock/>
            </v:shape>
            <o:OLEObject Type="Embed" ProgID="Equation.DSMT4" ShapeID="_x0000_i1065" DrawAspect="Content" ObjectID="_1468075765" r:id="rId83">
              <o:LockedField>false</o:LockedField>
            </o:OLEObject>
          </w:object>
        </w:r>
      </w:ins>
      <w:ins w:id="1919" w:author="  *^_^*" w:date="2020-09-05T22:36:35Z"/>
      <w:ins w:id="1922" w:author="  *^_^*" w:date="2020-09-05T22:36:19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923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之间是入射角</w:t>
        </w:r>
      </w:ins>
      <w:ins w:id="1925" w:author="  *^_^*" w:date="2020-09-05T22:37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92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1928" w:author="  *^_^*" w:date="2020-09-05T22:37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92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记为</w:t>
        </w:r>
      </w:ins>
      <w:ins w:id="1931" w:author="  *^_^*" w:date="2020-09-05T22:37:38Z"/>
      <w:ins w:id="1934" w:author="  *^_^*" w:date="2020-09-05T22:37:38Z"/>
      <w:ins w:id="1937" w:author="  *^_^*" w:date="2020-09-05T22:37:38Z"/>
      <w:ins w:id="1940" w:author="  *^_^*" w:date="2020-09-05T22:37:38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1944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66" o:spt="75" type="#_x0000_t75" style="height:18pt;width:17pt;" o:ole="t" filled="f" o:preferrelative="t" stroked="f" coordsize="21600,21600">
              <v:path/>
              <v:fill on="f" focussize="0,0"/>
              <v:stroke on="f"/>
              <v:imagedata r:id="rId85" o:title=""/>
              <o:lock v:ext="edit" aspectratio="t"/>
              <w10:wrap type="none"/>
              <w10:anchorlock/>
            </v:shape>
            <o:OLEObject Type="Embed" ProgID="Equation.KSEE3" ShapeID="_x0000_i1066" DrawAspect="Content" ObjectID="_1468075766" r:id="rId84">
              <o:LockedField>false</o:LockedField>
            </o:OLEObject>
          </w:object>
        </w:r>
      </w:ins>
      <w:ins w:id="1946" w:author="  *^_^*" w:date="2020-09-05T22:37:38Z"/>
      <w:ins w:id="1949" w:author="  *^_^*" w:date="2020-09-05T22:36:19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950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。</w:t>
        </w:r>
      </w:ins>
      <w:ins w:id="1952" w:author="  *^_^*" w:date="2020-09-05T22:36:42Z"/>
      <w:ins w:id="1955" w:author="  *^_^*" w:date="2020-09-05T22:36:42Z"/>
      <w:ins w:id="1958" w:author="  *^_^*" w:date="2020-09-05T22:36:42Z"/>
      <w:ins w:id="1961" w:author="  *^_^*" w:date="2020-09-05T22:36:42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1965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67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63" o:title=""/>
              <o:lock v:ext="edit" aspectratio="t"/>
              <w10:wrap type="none"/>
              <w10:anchorlock/>
            </v:shape>
            <o:OLEObject Type="Embed" ProgID="Equation.DSMT4" ShapeID="_x0000_i1067" DrawAspect="Content" ObjectID="_1468075767" r:id="rId86">
              <o:LockedField>false</o:LockedField>
            </o:OLEObject>
          </w:object>
        </w:r>
      </w:ins>
      <w:ins w:id="1967" w:author="  *^_^*" w:date="2020-09-05T22:36:42Z"/>
      <w:ins w:id="1970" w:author="  *^_^*" w:date="2020-09-05T22:36:19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971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与</w:t>
        </w:r>
      </w:ins>
      <w:ins w:id="1973" w:author="  *^_^*" w:date="2020-09-05T22:36:49Z"/>
      <w:ins w:id="1976" w:author="  *^_^*" w:date="2020-09-05T22:36:49Z"/>
      <w:ins w:id="1979" w:author="  *^_^*" w:date="2020-09-05T22:36:49Z"/>
      <w:ins w:id="1982" w:author="  *^_^*" w:date="2020-09-05T22:36:49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lang w:val="en-US" w:eastAsia="zh-CN"/>
            <w:rPrChange w:id="1986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68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79" o:title=""/>
              <o:lock v:ext="edit" aspectratio="t"/>
              <w10:wrap type="none"/>
              <w10:anchorlock/>
            </v:shape>
            <o:OLEObject Type="Embed" ProgID="Equation.DSMT4" ShapeID="_x0000_i1068" DrawAspect="Content" ObjectID="_1468075768" r:id="rId87">
              <o:LockedField>false</o:LockedField>
            </o:OLEObject>
          </w:object>
        </w:r>
      </w:ins>
      <w:ins w:id="1988" w:author="  *^_^*" w:date="2020-09-05T22:36:49Z"/>
      <w:ins w:id="1991" w:author="  *^_^*" w:date="2020-09-05T22:36:19Z">
        <w:r>
          <w:rPr>
            <w:rFonts w:hint="eastAsia" w:asciiTheme="minorEastAsia" w:hAnsiTheme="minorEastAsia" w:eastAsiaTheme="minorEastAsia" w:cstheme="minorEastAsia"/>
            <w:sz w:val="24"/>
            <w:szCs w:val="24"/>
            <w:lang w:val="en-US" w:eastAsia="zh-CN"/>
            <w:rPrChange w:id="1992" w:author="  *^_^*" w:date="2020-09-06T12:39:59Z"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rPrChange>
          </w:rPr>
          <w:t>的夹角是反射角</w:t>
        </w:r>
      </w:ins>
      <w:ins w:id="1994" w:author="  *^_^*" w:date="2020-09-05T22:37:5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99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1997" w:author="  *^_^*" w:date="2020-09-05T22:37:5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199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记</w:t>
        </w:r>
      </w:ins>
      <w:ins w:id="2000" w:author="  *^_^*" w:date="2020-09-05T22:37:5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0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为</w:t>
        </w:r>
      </w:ins>
      <w:ins w:id="2003" w:author="  *^_^*" w:date="2020-09-05T22:39:22Z"/>
      <w:ins w:id="2006" w:author="  *^_^*" w:date="2020-09-05T22:39:22Z"/>
      <w:ins w:id="2009" w:author="  *^_^*" w:date="2020-09-05T22:39:22Z"/>
      <w:ins w:id="2012" w:author="  *^_^*" w:date="2020-09-05T22:39:22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2016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69" o:spt="75" type="#_x0000_t75" style="height:18pt;width:17pt;" o:ole="t" filled="f" o:preferrelative="t" stroked="f" coordsize="21600,21600">
              <v:path/>
              <v:fill on="f" focussize="0,0"/>
              <v:stroke on="f"/>
              <v:imagedata r:id="rId89" o:title=""/>
              <o:lock v:ext="edit" aspectratio="t"/>
              <w10:wrap type="none"/>
              <w10:anchorlock/>
            </v:shape>
            <o:OLEObject Type="Embed" ProgID="Equation.KSEE3" ShapeID="_x0000_i1069" DrawAspect="Content" ObjectID="_1468075769" r:id="rId88">
              <o:LockedField>false</o:LockedField>
            </o:OLEObject>
          </w:object>
        </w:r>
      </w:ins>
      <w:ins w:id="2018" w:author="  *^_^*" w:date="2020-09-05T22:39:22Z"/>
      <w:ins w:id="2021" w:author="  *^_^*" w:date="2020-09-05T22:43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2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,</w:t>
        </w:r>
      </w:ins>
      <w:ins w:id="2024" w:author="  *^_^*" w:date="2020-09-05T22:43:1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2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则</w:t>
        </w:r>
      </w:ins>
      <w:ins w:id="2027" w:author="  *^_^*" w:date="2020-09-05T22:43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2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2030" w:author="  *^_^*" w:date="2020-09-05T22:38:38Z"/>
      <w:ins w:id="2033" w:author="  *^_^*" w:date="2020-09-05T22:38:38Z"/>
      <w:ins w:id="2036" w:author="  *^_^*" w:date="2020-09-05T22:38:38Z"/>
      <w:ins w:id="2039" w:author="  *^_^*" w:date="2020-09-05T22:38:38Z">
        <w:r>
          <w:rPr>
            <w:rFonts w:hint="eastAsia" w:asciiTheme="minorEastAsia" w:hAnsiTheme="minorEastAsia" w:eastAsiaTheme="minorEastAsia" w:cstheme="minorEastAsia"/>
            <w:position w:val="-12"/>
            <w:sz w:val="24"/>
            <w:szCs w:val="24"/>
            <w:lang w:val="en-US" w:eastAsia="zh-CN"/>
            <w:rPrChange w:id="2043" w:author="  *^_^*" w:date="2020-09-06T12:39:59Z">
              <w:rPr>
                <w:rFonts w:hint="eastAsia" w:asciiTheme="minorEastAsia" w:hAnsiTheme="minorEastAsia" w:eastAsia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70" o:spt="75" type="#_x0000_t75" style="height:18pt;width:70pt;" o:ole="t" filled="f" o:preferrelative="t" stroked="f" coordsize="21600,21600">
              <v:path/>
              <v:fill on="f" focussize="0,0"/>
              <v:stroke on="f"/>
              <v:imagedata r:id="rId91" o:title=""/>
              <o:lock v:ext="edit" aspectratio="t"/>
              <w10:wrap type="none"/>
              <w10:anchorlock/>
            </v:shape>
            <o:OLEObject Type="Embed" ProgID="Equation.KSEE3" ShapeID="_x0000_i1070" DrawAspect="Content" ObjectID="_1468075770" r:id="rId90">
              <o:LockedField>false</o:LockedField>
            </o:OLEObject>
          </w:object>
        </w:r>
      </w:ins>
      <w:ins w:id="2045" w:author="  *^_^*" w:date="2020-09-05T22:38:38Z"/>
      <w:ins w:id="2048" w:author="  *^_^*" w:date="2020-09-05T22:40:2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4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.</w:t>
        </w:r>
      </w:ins>
    </w:p>
    <w:p>
      <w:pPr>
        <w:keepNext w:val="0"/>
        <w:keepLines w:val="0"/>
        <w:pageBreakBefore w:val="0"/>
        <w:widowControl w:val="0"/>
        <w:tabs>
          <w:tab w:val="right" w:pos="788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200"/>
        <w:textAlignment w:val="auto"/>
        <w:rPr>
          <w:ins w:id="2052" w:author="  *^_^*" w:date="2020-09-05T22:43:23Z"/>
          <w:rFonts w:hint="eastAsia" w:asciiTheme="minorEastAsia" w:hAnsiTheme="minorEastAsia" w:cstheme="minorEastAsia"/>
          <w:sz w:val="24"/>
          <w:szCs w:val="24"/>
          <w:lang w:val="en-US" w:eastAsia="zh-CN"/>
          <w:rPrChange w:id="2053" w:author="  *^_^*" w:date="2020-09-06T12:39:59Z">
            <w:rPr>
              <w:ins w:id="2054" w:author="  *^_^*" w:date="2020-09-05T22:43:23Z"/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pPrChange w:id="2051" w:author="  *^_^*" w:date="2020-09-05T22:48:06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2055" w:author="  *^_^*" w:date="2020-09-05T22:42:1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5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于是</w:t>
        </w:r>
      </w:ins>
      <w:ins w:id="2058" w:author="  *^_^*" w:date="2020-09-05T22:42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5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我们</w:t>
        </w:r>
      </w:ins>
      <w:ins w:id="2061" w:author="  *^_^*" w:date="2020-09-05T22:42:2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6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不难</w:t>
        </w:r>
      </w:ins>
      <w:ins w:id="2064" w:author="  *^_^*" w:date="2020-09-05T22:42:2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6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得到</w:t>
        </w:r>
      </w:ins>
      <w:ins w:id="2067" w:author="  *^_^*" w:date="2020-09-05T22:47:4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6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2070" w:author="  *^_^*" w:date="2020-09-05T22:47:4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7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给出</w:t>
        </w:r>
      </w:ins>
      <w:ins w:id="2073" w:author="  *^_^*" w:date="2020-09-05T22:47:4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7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海岸线</w:t>
        </w:r>
      </w:ins>
      <w:ins w:id="2076" w:author="  *^_^*" w:date="2020-09-05T22:47:5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7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轮廓与</w:t>
        </w:r>
      </w:ins>
      <w:ins w:id="2079" w:author="  *^_^*" w:date="2020-09-05T22:47:5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8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入射</w:t>
        </w:r>
      </w:ins>
      <w:ins w:id="2082" w:author="  *^_^*" w:date="2020-09-05T22:47:5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8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085" w:author="  *^_^*" w:date="2020-09-05T22:48:0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8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时</w:t>
        </w:r>
      </w:ins>
      <w:ins w:id="2088" w:author="  *^_^*" w:date="2020-09-05T22:48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8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2091" w:author="  *^_^*" w:date="2020-09-05T22:42:2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9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2094" w:author="  *^_^*" w:date="2020-09-05T22:42:2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9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</w:t>
        </w:r>
      </w:ins>
      <w:ins w:id="2097" w:author="  *^_^*" w:date="2020-09-05T22:42:3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09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流</w:t>
        </w:r>
      </w:ins>
      <w:ins w:id="2100" w:author="  *^_^*" w:date="2020-09-05T22:42:3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0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夹角</w:t>
        </w:r>
      </w:ins>
      <w:ins w:id="2103" w:author="  *^_^*" w:date="2020-09-05T22:42:42Z"/>
      <w:ins w:id="2106" w:author="  *^_^*" w:date="2020-09-05T22:42:42Z"/>
      <w:ins w:id="2109" w:author="  *^_^*" w:date="2020-09-05T22:42:42Z"/>
      <w:ins w:id="2112" w:author="  *^_^*" w:date="2020-09-05T22:42:42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2116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71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93" o:title=""/>
              <o:lock v:ext="edit" aspectratio="t"/>
              <w10:wrap type="none"/>
              <w10:anchorlock/>
            </v:shape>
            <o:OLEObject Type="Embed" ProgID="Equation.DSMT4" ShapeID="_x0000_i1071" DrawAspect="Content" ObjectID="_1468075771" r:id="rId92">
              <o:LockedField>false</o:LockedField>
            </o:OLEObject>
          </w:object>
        </w:r>
      </w:ins>
      <w:ins w:id="2118" w:author="  *^_^*" w:date="2020-09-05T22:42:42Z"/>
      <w:ins w:id="2121" w:author="  *^_^*" w:date="2020-09-05T22:42:4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2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124" w:author="  *^_^*" w:date="2020-09-05T22:42:5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2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计算</w:t>
        </w:r>
      </w:ins>
      <w:ins w:id="2127" w:author="  *^_^*" w:date="2020-09-05T22:42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2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式</w:t>
        </w:r>
      </w:ins>
      <w:ins w:id="2130" w:author="  *^_^*" w:date="2020-09-05T22:48:1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3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420" w:firstLine="420" w:firstLineChars="200"/>
        <w:jc w:val="center"/>
        <w:textAlignment w:val="auto"/>
        <w:rPr>
          <w:ins w:id="2134" w:author="  *^_^*" w:date="2020-09-05T22:46:10Z"/>
          <w:rFonts w:hint="eastAsia" w:asciiTheme="minorEastAsia" w:hAnsiTheme="minorEastAsia" w:cstheme="minorEastAsia"/>
          <w:sz w:val="24"/>
          <w:szCs w:val="24"/>
          <w:lang w:val="en-US" w:eastAsia="zh-CN"/>
          <w:rPrChange w:id="2135" w:author="  *^_^*" w:date="2020-09-06T12:39:59Z">
            <w:rPr>
              <w:ins w:id="2136" w:author="  *^_^*" w:date="2020-09-05T22:46:10Z"/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pPrChange w:id="2133" w:author="  *^_^*" w:date="2020-09-05T22:46:09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2137" w:author="  *^_^*" w:date="2020-09-05T22:43:29Z"/>
      <w:ins w:id="2140" w:author="  *^_^*" w:date="2020-09-05T22:43:29Z"/>
      <w:ins w:id="2143" w:author="  *^_^*" w:date="2020-09-05T22:43:29Z"/>
      <w:ins w:id="2146" w:author="  *^_^*" w:date="2020-09-05T22:43:29Z">
        <w:r>
          <w:rPr>
            <w:rFonts w:hint="eastAsia" w:asciiTheme="minorEastAsia" w:hAnsiTheme="minorEastAsia" w:cstheme="minorEastAsia"/>
            <w:position w:val="-48"/>
            <w:sz w:val="24"/>
            <w:szCs w:val="24"/>
            <w:lang w:val="en-US" w:eastAsia="zh-CN"/>
            <w:rPrChange w:id="2150" w:author="  *^_^*" w:date="2020-09-06T12:39:59Z">
              <w:rPr>
                <w:rFonts w:hint="eastAsia" w:asciiTheme="minorEastAsia" w:hAnsiTheme="minorEastAsia" w:cstheme="minorEastAsia"/>
                <w:position w:val="-48"/>
                <w:sz w:val="21"/>
                <w:szCs w:val="21"/>
                <w:lang w:val="en-US" w:eastAsia="zh-CN"/>
              </w:rPr>
            </w:rPrChange>
          </w:rPr>
          <w:object>
            <v:shape id="_x0000_i1072" o:spt="75" type="#_x0000_t75" style="height:54pt;width:121pt;" o:ole="t" filled="f" o:preferrelative="t" stroked="f" coordsize="21600,21600">
              <v:path/>
              <v:fill on="f" focussize="0,0"/>
              <v:stroke on="f"/>
              <v:imagedata r:id="rId95" o:title=""/>
              <o:lock v:ext="edit" aspectratio="t"/>
              <w10:wrap type="none"/>
              <w10:anchorlock/>
            </v:shape>
            <o:OLEObject Type="Embed" ProgID="Equation.DSMT4" ShapeID="_x0000_i1072" DrawAspect="Content" ObjectID="_1468075772" r:id="rId94">
              <o:LockedField>false</o:LockedField>
            </o:OLEObject>
          </w:object>
        </w:r>
      </w:ins>
      <w:ins w:id="2152" w:author="  *^_^*" w:date="2020-09-05T22:43:29Z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0"/>
        <w:textAlignment w:val="auto"/>
        <w:rPr>
          <w:ins w:id="2156" w:author="  *^_^*" w:date="2020-09-05T23:03:49Z"/>
          <w:rFonts w:hint="default" w:asciiTheme="minorEastAsia" w:hAnsiTheme="minorEastAsia" w:cstheme="minorEastAsia"/>
          <w:sz w:val="24"/>
          <w:szCs w:val="24"/>
          <w:lang w:val="en-US" w:eastAsia="zh-CN"/>
          <w:rPrChange w:id="2157" w:author="  *^_^*" w:date="2020-09-06T12:39:59Z">
            <w:rPr>
              <w:ins w:id="2158" w:author="  *^_^*" w:date="2020-09-05T23:03:49Z"/>
              <w:rFonts w:hint="default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pPrChange w:id="2155" w:author="  *^_^*" w:date="2020-09-05T23:11:06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2159" w:author="  *^_^*" w:date="2020-09-05T23:01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6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同理</w:t>
        </w:r>
      </w:ins>
      <w:ins w:id="2162" w:author="  *^_^*" w:date="2020-09-05T23:01:1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6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我们</w:t>
        </w:r>
      </w:ins>
      <w:ins w:id="2165" w:author="  *^_^*" w:date="2020-09-05T23:01:1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6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能够</w:t>
        </w:r>
      </w:ins>
      <w:ins w:id="2168" w:author="  *^_^*" w:date="2020-09-05T23:01:1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6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计算</w:t>
        </w:r>
      </w:ins>
      <w:ins w:id="2171" w:author="  *^_^*" w:date="2020-09-05T23:01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7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出</w:t>
        </w:r>
      </w:ins>
      <w:ins w:id="2174" w:author="  *^_^*" w:date="2020-09-05T23:01:2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7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所有</w:t>
        </w:r>
      </w:ins>
      <w:ins w:id="2177" w:author="  *^_^*" w:date="2020-09-05T23:01:2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7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情况</w:t>
        </w:r>
      </w:ins>
      <w:ins w:id="2180" w:author="  *^_^*" w:date="2020-09-05T23:01:2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8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下的</w:t>
        </w:r>
      </w:ins>
      <w:ins w:id="2183" w:author="  *^_^*" w:date="2020-09-05T23:01:2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8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2186" w:author="  *^_^*" w:date="2020-09-05T23:01:3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8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189" w:author="  *^_^*" w:date="2020-09-05T23:01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9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与</w:t>
        </w:r>
      </w:ins>
      <w:ins w:id="2192" w:author="  *^_^*" w:date="2020-09-05T23:01:4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9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横轴</w:t>
        </w:r>
      </w:ins>
      <w:ins w:id="2195" w:author="  *^_^*" w:date="2020-09-05T23:01:4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9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198" w:author="  *^_^*" w:date="2020-09-05T23:01:3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19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夹角</w:t>
        </w:r>
      </w:ins>
      <w:ins w:id="2201" w:author="  *^_^*" w:date="2020-09-05T23:01:3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0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。</w:t>
        </w:r>
      </w:ins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firstLine="420" w:firstLineChars="0"/>
        <w:textAlignment w:val="auto"/>
        <w:rPr>
          <w:ins w:id="2205" w:author="  *^_^*" w:date="2020-09-05T23:10:01Z"/>
          <w:rFonts w:hint="eastAsia" w:asciiTheme="minorEastAsia" w:hAnsiTheme="minorEastAsia" w:cstheme="minorEastAsia"/>
          <w:sz w:val="24"/>
          <w:szCs w:val="24"/>
          <w:lang w:val="en-US" w:eastAsia="zh-CN"/>
          <w:rPrChange w:id="2206" w:author="  *^_^*" w:date="2020-09-06T12:39:59Z">
            <w:rPr>
              <w:ins w:id="2207" w:author="  *^_^*" w:date="2020-09-05T23:10:01Z"/>
              <w:rFonts w:hint="eastAsia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pPrChange w:id="2204" w:author="  *^_^*" w:date="2020-09-05T23:03:4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  <w:ins w:id="2208" w:author="  *^_^*" w:date="2020-09-05T23:05:0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0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通过</w:t>
        </w:r>
      </w:ins>
      <w:ins w:id="2211" w:author="  *^_^*" w:date="2020-09-05T23:05:0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1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上述</w:t>
        </w:r>
      </w:ins>
      <w:ins w:id="2214" w:author="  *^_^*" w:date="2020-09-05T23:05:0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1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模型，</w:t>
        </w:r>
      </w:ins>
      <w:ins w:id="2217" w:author="  *^_^*" w:date="2020-09-05T23:05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1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当</w:t>
        </w:r>
      </w:ins>
      <w:ins w:id="2220" w:author="  *^_^*" w:date="2020-09-05T23:05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2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给出</w:t>
        </w:r>
      </w:ins>
      <w:ins w:id="2223" w:author="  *^_^*" w:date="2020-09-05T23:05:1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2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入射</w:t>
        </w:r>
      </w:ins>
      <w:ins w:id="2226" w:author="  *^_^*" w:date="2020-09-05T23:05:1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2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229" w:author="  *^_^*" w:date="2020-09-05T23:05:1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3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与</w:t>
        </w:r>
      </w:ins>
      <w:ins w:id="2232" w:author="  *^_^*" w:date="2020-09-05T23:05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3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海岸线</w:t>
        </w:r>
      </w:ins>
      <w:ins w:id="2235" w:author="  *^_^*" w:date="2020-09-05T23:05:2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3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轮廓时</w:t>
        </w:r>
      </w:ins>
      <w:ins w:id="2238" w:author="  *^_^*" w:date="2020-09-05T23:05:2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3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2241" w:author="  *^_^*" w:date="2020-09-05T23:05:2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4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我们</w:t>
        </w:r>
      </w:ins>
      <w:ins w:id="2244" w:author="  *^_^*" w:date="2020-09-05T23:05:2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4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能够计算</w:t>
        </w:r>
      </w:ins>
      <w:ins w:id="2247" w:author="  *^_^*" w:date="2020-09-05T23:05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4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出</w:t>
        </w:r>
      </w:ins>
      <w:ins w:id="2250" w:author="  *^_^*" w:date="2020-09-05T23:05:3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5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所有的</w:t>
        </w:r>
      </w:ins>
      <w:ins w:id="2253" w:author="  *^_^*" w:date="2020-09-05T23:05:3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5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垃圾</w:t>
        </w:r>
      </w:ins>
      <w:ins w:id="2256" w:author="  *^_^*" w:date="2020-09-05T23:05:3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5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集聚点，</w:t>
        </w:r>
      </w:ins>
      <w:ins w:id="2259" w:author="  *^_^*" w:date="2020-09-05T23:07:0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6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但是，</w:t>
        </w:r>
      </w:ins>
      <w:ins w:id="2262" w:author="  *^_^*" w:date="2020-09-05T23:07:0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6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可能</w:t>
        </w:r>
      </w:ins>
      <w:ins w:id="2265" w:author="  *^_^*" w:date="2020-09-05T23:07:1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6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由于</w:t>
        </w:r>
      </w:ins>
      <w:ins w:id="2268" w:author="  *^_^*" w:date="2020-09-05T23:07:1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6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任意</w:t>
        </w:r>
      </w:ins>
      <w:ins w:id="2271" w:author="  *^_^*" w:date="2020-09-05T23:07:1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7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两</w:t>
        </w:r>
      </w:ins>
      <w:ins w:id="2274" w:author="  *^_^*" w:date="2020-09-05T23:07:2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7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条</w:t>
        </w:r>
      </w:ins>
      <w:ins w:id="2277" w:author="  *^_^*" w:date="2020-09-05T23:07:2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7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不</w:t>
        </w:r>
      </w:ins>
      <w:ins w:id="2280" w:author="  *^_^*" w:date="2020-09-05T23:07:2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8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平行的</w:t>
        </w:r>
      </w:ins>
      <w:ins w:id="2283" w:author="  *^_^*" w:date="2020-09-05T23:07:3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8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286" w:author="  *^_^*" w:date="2020-09-05T23:07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8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必然</w:t>
        </w:r>
      </w:ins>
      <w:ins w:id="2289" w:author="  *^_^*" w:date="2020-09-05T23:07:3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9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存在</w:t>
        </w:r>
      </w:ins>
      <w:ins w:id="2292" w:author="  *^_^*" w:date="2020-09-05T23:07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9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一个</w:t>
        </w:r>
      </w:ins>
      <w:ins w:id="2295" w:author="  *^_^*" w:date="2020-09-05T23:07:4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9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交点</w:t>
        </w:r>
      </w:ins>
      <w:ins w:id="2298" w:author="  *^_^*" w:date="2020-09-05T23:07:4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29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2301" w:author="  *^_^*" w:date="2020-09-05T23:07:5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0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当</w:t>
        </w:r>
      </w:ins>
      <w:ins w:id="2304" w:author="  *^_^*" w:date="2020-09-05T23:07:5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0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交点</w:t>
        </w:r>
      </w:ins>
      <w:ins w:id="2307" w:author="  *^_^*" w:date="2020-09-05T23:08:0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0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2310" w:author="  *^_^*" w:date="2020-09-05T23:08:0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1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2313" w:author="  *^_^*" w:date="2020-09-05T23:08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1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水流的</w:t>
        </w:r>
      </w:ins>
      <w:ins w:id="2316" w:author="  *^_^*" w:date="2020-09-05T23:08:0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1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反方向</w:t>
        </w:r>
      </w:ins>
      <w:ins w:id="2319" w:author="  *^_^*" w:date="2020-09-05T23:08:0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2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2322" w:author="  *^_^*" w:date="2020-09-05T23:08:1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2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则</w:t>
        </w:r>
      </w:ins>
      <w:ins w:id="2325" w:author="  *^_^*" w:date="2020-09-05T23:08:1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2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称为</w:t>
        </w:r>
      </w:ins>
      <w:ins w:id="2328" w:author="  *^_^*" w:date="2020-09-05T23:08:1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2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虚</w:t>
        </w:r>
      </w:ins>
      <w:ins w:id="2331" w:author="  *^_^*" w:date="2020-09-05T23:08:1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3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交点</w:t>
        </w:r>
      </w:ins>
      <w:ins w:id="2334" w:author="  *^_^*" w:date="2020-09-05T23:08:1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3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；</w:t>
        </w:r>
      </w:ins>
      <w:ins w:id="2337" w:author="  *^_^*" w:date="2020-09-05T23:08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3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且</w:t>
        </w:r>
      </w:ins>
      <w:ins w:id="2340" w:author="  *^_^*" w:date="2020-09-05T23:08:2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4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由于</w:t>
        </w:r>
      </w:ins>
      <w:ins w:id="2343" w:author="  *^_^*" w:date="2020-09-05T23:08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4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海岸线</w:t>
        </w:r>
      </w:ins>
      <w:ins w:id="2346" w:author="  *^_^*" w:date="2020-09-05T23:08:2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4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349" w:author="  *^_^*" w:date="2020-09-05T23:08:2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5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存在，</w:t>
        </w:r>
      </w:ins>
      <w:ins w:id="2352" w:author="  *^_^*" w:date="2020-09-05T23:08:3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5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有些</w:t>
        </w:r>
      </w:ins>
      <w:ins w:id="2355" w:author="  *^_^*" w:date="2020-09-05T23:08:3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5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358" w:author="  *^_^*" w:date="2020-09-05T23:08:3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5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交点</w:t>
        </w:r>
      </w:ins>
      <w:ins w:id="2361" w:author="  *^_^*" w:date="2020-09-05T23:08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6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2364" w:author="  *^_^*" w:date="2020-09-05T23:08:4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6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陆地</w:t>
        </w:r>
      </w:ins>
      <w:ins w:id="2367" w:author="  *^_^*" w:date="2020-09-05T23:08:4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6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上</w:t>
        </w:r>
      </w:ins>
      <w:ins w:id="2370" w:author="  *^_^*" w:date="2020-09-05T23:08:5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7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2373" w:author="  *^_^*" w:date="2020-09-05T23:09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7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因此</w:t>
        </w:r>
      </w:ins>
      <w:ins w:id="2376" w:author="  *^_^*" w:date="2020-09-05T23:09:2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7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2379" w:author="  *^_^*" w:date="2020-09-05T23:09:2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8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运用</w:t>
        </w:r>
      </w:ins>
      <w:ins w:id="2382" w:author="  *^_^*" w:date="2020-09-05T23:09:2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8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模型</w:t>
        </w:r>
      </w:ins>
      <w:ins w:id="2385" w:author="  *^_^*" w:date="2020-09-05T23:09:2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8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商户</w:t>
        </w:r>
      </w:ins>
      <w:ins w:id="2388" w:author="  *^_^*" w:date="2020-09-05T23:09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8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模型前</w:t>
        </w:r>
      </w:ins>
      <w:ins w:id="2391" w:author="  *^_^*" w:date="2020-09-05T23:08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9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我们要</w:t>
        </w:r>
      </w:ins>
      <w:ins w:id="2394" w:author="  *^_^*" w:date="2020-09-05T23:05:5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9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对</w:t>
        </w:r>
      </w:ins>
      <w:ins w:id="2397" w:author="  *^_^*" w:date="2020-09-05T23:05:5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39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这些点</w:t>
        </w:r>
      </w:ins>
      <w:ins w:id="2400" w:author="  *^_^*" w:date="2020-09-05T23:05:5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0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进行</w:t>
        </w:r>
      </w:ins>
      <w:ins w:id="2403" w:author="  *^_^*" w:date="2020-09-05T23:06:0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0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虚</w:t>
        </w:r>
      </w:ins>
      <w:ins w:id="2406" w:author="  *^_^*" w:date="2020-09-05T23:06:0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0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交点</w:t>
        </w:r>
      </w:ins>
      <w:ins w:id="2409" w:author="  *^_^*" w:date="2020-09-05T23:06:1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1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412" w:author="  *^_^*" w:date="2020-09-05T23:06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1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过滤</w:t>
        </w:r>
      </w:ins>
      <w:ins w:id="2415" w:author="  *^_^*" w:date="2020-09-05T23:09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1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和</w:t>
        </w:r>
      </w:ins>
      <w:ins w:id="2418" w:author="  *^_^*" w:date="2020-09-05T23:09:5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1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</w:t>
        </w:r>
      </w:ins>
      <w:ins w:id="2421" w:author="  *^_^*" w:date="2020-09-05T23:09:4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2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岸</w:t>
        </w:r>
      </w:ins>
      <w:ins w:id="2424" w:author="  *^_^*" w:date="2020-09-05T23:09:4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2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约束</w:t>
        </w:r>
      </w:ins>
      <w:ins w:id="2427" w:author="  *^_^*" w:date="2020-09-05T23:09:4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2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判断。</w:t>
        </w:r>
      </w:ins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firstLine="420" w:firstLineChars="0"/>
        <w:textAlignment w:val="auto"/>
        <w:rPr>
          <w:del w:id="2431" w:author="  *^_^*" w:date="2020-09-05T23:03:07Z"/>
          <w:rFonts w:hint="default" w:asciiTheme="minorEastAsia" w:hAnsiTheme="minorEastAsia" w:cstheme="minorEastAsia"/>
          <w:sz w:val="24"/>
          <w:szCs w:val="24"/>
          <w:lang w:val="en-US" w:eastAsia="zh-CN"/>
          <w:rPrChange w:id="2432" w:author="  *^_^*" w:date="2020-09-06T12:39:59Z">
            <w:rPr>
              <w:del w:id="2433" w:author="  *^_^*" w:date="2020-09-05T23:03:07Z"/>
              <w:rFonts w:hint="default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  <w:pPrChange w:id="2430" w:author="  *^_^*" w:date="2020-09-05T23:03:4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240" w:lineRule="auto"/>
            <w:ind w:firstLine="420" w:firstLineChars="200"/>
            <w:textAlignment w:val="auto"/>
          </w:pPr>
        </w:pPrChange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0"/>
        <w:textAlignment w:val="auto"/>
        <w:rPr>
          <w:ins w:id="2435" w:author="  *^_^*" w:date="2020-09-05T23:11:12Z"/>
          <w:rFonts w:hint="eastAsia" w:asciiTheme="minorEastAsia" w:hAnsiTheme="minorEastAsia" w:eastAsiaTheme="minorEastAsia" w:cstheme="minorEastAsia"/>
          <w:sz w:val="24"/>
          <w:szCs w:val="24"/>
          <w:rPrChange w:id="2436" w:author="  *^_^*" w:date="2020-09-06T12:39:59Z">
            <w:rPr>
              <w:ins w:id="2437" w:author="  *^_^*" w:date="2020-09-05T23:11:12Z"/>
              <w:rFonts w:hint="eastAsia" w:asciiTheme="minorEastAsia" w:hAnsiTheme="minorEastAsia" w:eastAsiaTheme="minorEastAsia" w:cstheme="minorEastAsia"/>
              <w:sz w:val="21"/>
              <w:szCs w:val="21"/>
            </w:rPr>
          </w:rPrChange>
        </w:rPr>
        <w:pPrChange w:id="2434" w:author="  *^_^*" w:date="2020-09-05T23:03:31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firstLine="420" w:firstLineChars="0"/>
        <w:textAlignment w:val="auto"/>
        <w:rPr>
          <w:ins w:id="2438" w:author="  *^_^*" w:date="2020-09-05T23:11:13Z"/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  <w:rPrChange w:id="2439" w:author="  *^_^*" w:date="2020-09-06T12:39:59Z">
            <w:rPr>
              <w:ins w:id="2440" w:author="  *^_^*" w:date="2020-09-05T23:11:13Z"/>
              <w:rFonts w:hint="default" w:asciiTheme="minorEastAsia" w:hAnsiTheme="minorEastAsia" w:cstheme="minorEastAsia"/>
              <w:sz w:val="21"/>
              <w:szCs w:val="21"/>
              <w:lang w:val="en-US" w:eastAsia="zh-CN"/>
            </w:rPr>
          </w:rPrChange>
        </w:rPr>
      </w:pPr>
      <w:ins w:id="2441" w:author="  *^_^*" w:date="2020-09-05T23:11:13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244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2水速下降</w:t>
        </w:r>
      </w:ins>
      <w:ins w:id="2444" w:author="  *^_^*" w:date="2020-09-05T23:26:02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244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与</w:t>
        </w:r>
      </w:ins>
      <w:ins w:id="2447" w:author="  *^_^*" w:date="2020-09-05T23:26:10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244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集聚点</w:t>
        </w:r>
      </w:ins>
      <w:ins w:id="2450" w:author="  *^_^*" w:date="2020-09-05T23:25:57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245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权重</w:t>
        </w:r>
      </w:ins>
      <w:ins w:id="2453" w:author="  *^_^*" w:date="2020-09-05T23:26:04Z">
        <w:r>
          <w:rPr>
            <w:rFonts w:hint="eastAsia" w:asciiTheme="minorEastAsia" w:hAnsiTheme="minorEastAsia" w:cstheme="minorEastAsia"/>
            <w:b/>
            <w:bCs/>
            <w:sz w:val="24"/>
            <w:szCs w:val="24"/>
            <w:lang w:val="en-US" w:eastAsia="zh-CN"/>
            <w:rPrChange w:id="245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模型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0"/>
        <w:textAlignment w:val="auto"/>
        <w:rPr>
          <w:ins w:id="2457" w:author="  *^_^*" w:date="2020-09-05T23:34:32Z"/>
          <w:rFonts w:hint="eastAsia" w:asciiTheme="minorEastAsia" w:hAnsiTheme="minorEastAsia" w:cstheme="minorEastAsia"/>
          <w:position w:val="-6"/>
          <w:sz w:val="24"/>
          <w:szCs w:val="24"/>
          <w:lang w:val="en-US" w:eastAsia="zh-CN"/>
          <w:rPrChange w:id="2458" w:author="  *^_^*" w:date="2020-09-06T12:39:59Z">
            <w:rPr>
              <w:ins w:id="2459" w:author="  *^_^*" w:date="2020-09-05T23:34:32Z"/>
              <w:rFonts w:hint="eastAsia" w:asciiTheme="minorEastAsia" w:hAnsiTheme="minorEastAsia" w:cstheme="minorEastAsia"/>
              <w:position w:val="-6"/>
              <w:sz w:val="21"/>
              <w:szCs w:val="21"/>
              <w:lang w:val="en-US" w:eastAsia="zh-CN"/>
            </w:rPr>
          </w:rPrChange>
        </w:rPr>
        <w:pPrChange w:id="2456" w:author="  *^_^*" w:date="2020-09-05T23:30:58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2460" w:author="  *^_^*" w:date="2020-09-05T23:11:5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6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不难</w:t>
        </w:r>
      </w:ins>
      <w:ins w:id="2463" w:author="  *^_^*" w:date="2020-09-05T23:11:5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6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想见</w:t>
        </w:r>
      </w:ins>
      <w:ins w:id="2466" w:author="  *^_^*" w:date="2020-09-05T23:11:2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6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2469" w:author="  *^_^*" w:date="2020-09-05T23:11:3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7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2472" w:author="  *^_^*" w:date="2020-09-05T23:11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7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假定</w:t>
        </w:r>
      </w:ins>
      <w:ins w:id="2475" w:author="  *^_^*" w:date="2020-09-05T23:11:3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7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水速</w:t>
        </w:r>
      </w:ins>
      <w:ins w:id="2478" w:author="  *^_^*" w:date="2020-09-05T23:11:3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7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恒定</w:t>
        </w:r>
      </w:ins>
      <w:ins w:id="2481" w:author="  *^_^*" w:date="2020-09-05T23:11:4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8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不变</w:t>
        </w:r>
      </w:ins>
      <w:ins w:id="2484" w:author="  *^_^*" w:date="2020-09-05T23:11:4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8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487" w:author="  *^_^*" w:date="2020-09-05T23:11:4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8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情况下，</w:t>
        </w:r>
      </w:ins>
      <w:ins w:id="2490" w:author="  *^_^*" w:date="2020-09-05T23:11:5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9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垃圾</w:t>
        </w:r>
      </w:ins>
      <w:ins w:id="2493" w:author="  *^_^*" w:date="2020-09-05T23:12:0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9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集聚点</w:t>
        </w:r>
      </w:ins>
      <w:ins w:id="2496" w:author="  *^_^*" w:date="2020-09-05T23:12:0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49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可能</w:t>
        </w:r>
      </w:ins>
      <w:ins w:id="2499" w:author="  *^_^*" w:date="2020-09-05T23:12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0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出现在</w:t>
        </w:r>
      </w:ins>
      <w:ins w:id="2502" w:author="  *^_^*" w:date="2020-09-05T23:12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0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任意的</w:t>
        </w:r>
      </w:ins>
      <w:ins w:id="2505" w:author="  *^_^*" w:date="2020-09-05T23:12:0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0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位置，</w:t>
        </w:r>
      </w:ins>
      <w:ins w:id="2508" w:author="  *^_^*" w:date="2020-09-05T23:13:1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0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但</w:t>
        </w:r>
      </w:ins>
      <w:ins w:id="2511" w:author="  *^_^*" w:date="2020-09-05T23:13:1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1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是</w:t>
        </w:r>
      </w:ins>
      <w:ins w:id="2514" w:author="  *^_^*" w:date="2020-09-05T23:13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1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517" w:author="  *^_^*" w:date="2020-09-05T23:13:1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1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2520" w:author="  *^_^*" w:date="2020-09-05T23:13:1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2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输运</w:t>
        </w:r>
      </w:ins>
      <w:ins w:id="2523" w:author="  *^_^*" w:date="2020-09-05T23:13:1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2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的过程</w:t>
        </w:r>
      </w:ins>
      <w:ins w:id="2526" w:author="  *^_^*" w:date="2020-09-05T23:13:2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2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会</w:t>
        </w:r>
      </w:ins>
      <w:ins w:id="2529" w:author="  *^_^*" w:date="2020-09-05T23:13:2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3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存在</w:t>
        </w:r>
      </w:ins>
      <w:ins w:id="2532" w:author="  *^_^*" w:date="2020-09-05T23:13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3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能量</w:t>
        </w:r>
      </w:ins>
      <w:ins w:id="2535" w:author="  *^_^*" w:date="2020-09-05T23:13:2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3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538" w:author="  *^_^*" w:date="2020-09-05T23:13:2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3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损失，</w:t>
        </w:r>
      </w:ins>
      <w:ins w:id="2541" w:author="  *^_^*" w:date="2020-09-05T23:13:4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4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垃圾</w:t>
        </w:r>
      </w:ins>
      <w:ins w:id="2544" w:author="  *^_^*" w:date="2020-09-05T23:13:4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4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集聚点也</w:t>
        </w:r>
      </w:ins>
      <w:ins w:id="2547" w:author="  *^_^*" w:date="2020-09-05T23:13:5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4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因此</w:t>
        </w:r>
      </w:ins>
      <w:ins w:id="2550" w:author="  *^_^*" w:date="2020-09-05T23:13:5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5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不能</w:t>
        </w:r>
      </w:ins>
      <w:ins w:id="2553" w:author="  *^_^*" w:date="2020-09-05T23:13:5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5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出现</w:t>
        </w:r>
      </w:ins>
      <w:ins w:id="2556" w:author="  *^_^*" w:date="2020-09-05T23:13:5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5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在</w:t>
        </w:r>
      </w:ins>
      <w:ins w:id="2559" w:author="  *^_^*" w:date="2020-09-05T23:13:5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6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任意</w:t>
        </w:r>
      </w:ins>
      <w:ins w:id="2562" w:author="  *^_^*" w:date="2020-09-05T23:13:5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6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远</w:t>
        </w:r>
      </w:ins>
      <w:ins w:id="2565" w:author="  *^_^*" w:date="2020-09-05T23:14:0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6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处。</w:t>
        </w:r>
      </w:ins>
      <w:ins w:id="2568" w:author="  *^_^*" w:date="2020-09-05T23:14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6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由于</w:t>
        </w:r>
      </w:ins>
      <w:ins w:id="2571" w:author="  *^_^*" w:date="2020-09-05T23:14:2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7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574" w:author="  *^_^*" w:date="2020-09-05T23:14:2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7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经</w:t>
        </w:r>
      </w:ins>
      <w:ins w:id="2577" w:author="  *^_^*" w:date="2020-09-05T23:14:2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7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2580" w:author="  *^_^*" w:date="2020-09-05T23:14:2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8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后，</w:t>
        </w:r>
      </w:ins>
      <w:ins w:id="2583" w:author="  *^_^*" w:date="2020-09-05T23:14:3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8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能量</w:t>
        </w:r>
      </w:ins>
      <w:ins w:id="2586" w:author="  *^_^*" w:date="2020-09-05T23:14:3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8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逐渐</w:t>
        </w:r>
      </w:ins>
      <w:ins w:id="2589" w:author="  *^_^*" w:date="2020-09-05T23:14:3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9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损失</w:t>
        </w:r>
      </w:ins>
      <w:ins w:id="2592" w:author="  *^_^*" w:date="2020-09-06T12:30:34Z">
        <w:r>
          <w:rPr>
            <w:rStyle w:val="6"/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93" w:author="  *^_^*" w:date="2020-09-06T12:39:59Z">
              <w:rPr>
                <w:rStyle w:val="6"/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[</w:t>
        </w:r>
      </w:ins>
      <w:ins w:id="2595" w:author="  *^_^*" w:date="2020-09-06T12:30:34Z">
        <w:r>
          <w:rPr>
            <w:rStyle w:val="6"/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96" w:author="  *^_^*" w:date="2020-09-06T12:39:59Z">
              <w:rPr>
                <w:rStyle w:val="6"/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endnoteReference w:id="1"/>
        </w:r>
      </w:ins>
      <w:ins w:id="2598" w:author="  *^_^*" w:date="2020-09-06T12:30:34Z">
        <w:r>
          <w:rPr>
            <w:rStyle w:val="6"/>
            <w:rFonts w:hint="eastAsia" w:asciiTheme="minorEastAsia" w:hAnsiTheme="minorEastAsia" w:cstheme="minorEastAsia"/>
            <w:sz w:val="24"/>
            <w:szCs w:val="24"/>
            <w:lang w:val="en-US" w:eastAsia="zh-CN"/>
            <w:rPrChange w:id="2599" w:author="  *^_^*" w:date="2020-09-06T12:39:59Z">
              <w:rPr>
                <w:rStyle w:val="6"/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]</w:t>
        </w:r>
      </w:ins>
      <w:ins w:id="2601" w:author="  *^_^*" w:date="2020-09-05T23:14:3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0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，</w:t>
        </w:r>
      </w:ins>
      <w:ins w:id="2604" w:author="  *^_^*" w:date="2020-09-05T23:17:5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0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流动</w:t>
        </w:r>
      </w:ins>
      <w:ins w:id="2607" w:author="  *^_^*" w:date="2020-09-05T23:17:5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0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越远</w:t>
        </w:r>
      </w:ins>
      <w:ins w:id="2610" w:author="  *^_^*" w:date="2020-09-05T23:17:5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1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越</w:t>
        </w:r>
      </w:ins>
      <w:ins w:id="2613" w:author="  *^_^*" w:date="2020-09-05T23:18:0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1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难</w:t>
        </w:r>
      </w:ins>
      <w:ins w:id="2616" w:author="  *^_^*" w:date="2020-09-05T23:18:0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1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维持</w:t>
        </w:r>
      </w:ins>
      <w:ins w:id="2619" w:author="  *^_^*" w:date="2020-09-05T23:18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2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自身</w:t>
        </w:r>
      </w:ins>
      <w:ins w:id="2622" w:author="  *^_^*" w:date="2020-09-05T23:18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2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运动</w:t>
        </w:r>
      </w:ins>
      <w:ins w:id="2625" w:author="  *^_^*" w:date="2020-09-05T23:18:0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2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状态，</w:t>
        </w:r>
      </w:ins>
      <w:ins w:id="2628" w:author="  *^_^*" w:date="2020-09-05T23:31:1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2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其</w:t>
        </w:r>
      </w:ins>
      <w:ins w:id="2631" w:author="  *^_^*" w:date="2020-09-05T23:31:1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3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携带</w:t>
        </w:r>
      </w:ins>
      <w:ins w:id="2634" w:author="  *^_^*" w:date="2020-09-05T23:31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3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637" w:author="  *^_^*" w:date="2020-09-05T23:31:1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3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垃圾</w:t>
        </w:r>
      </w:ins>
      <w:ins w:id="2640" w:author="  *^_^*" w:date="2020-09-05T23:31:1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4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也</w:t>
        </w:r>
      </w:ins>
      <w:ins w:id="2643" w:author="  *^_^*" w:date="2020-09-05T23:31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4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随着</w:t>
        </w:r>
      </w:ins>
      <w:ins w:id="2646" w:author="  *^_^*" w:date="2020-09-05T23:31:2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4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距离</w:t>
        </w:r>
      </w:ins>
      <w:ins w:id="2649" w:author="  *^_^*" w:date="2020-09-05T23:31:2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5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海岸</w:t>
        </w:r>
      </w:ins>
      <w:ins w:id="2652" w:author="  *^_^*" w:date="2020-09-05T23:31:2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5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655" w:author="  *^_^*" w:date="2020-09-05T23:31:2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5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距离</w:t>
        </w:r>
      </w:ins>
      <w:ins w:id="2658" w:author="  *^_^*" w:date="2020-09-05T23:31:2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5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增大而</w:t>
        </w:r>
      </w:ins>
      <w:ins w:id="2661" w:author="  *^_^*" w:date="2020-09-05T23:31:2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6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减小，</w:t>
        </w:r>
      </w:ins>
      <w:ins w:id="2664" w:author="  *^_^*" w:date="2020-09-05T23:31:5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6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故</w:t>
        </w:r>
      </w:ins>
      <w:ins w:id="2667" w:author="  *^_^*" w:date="2020-09-05T23:32:1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6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各个</w:t>
        </w:r>
      </w:ins>
      <w:ins w:id="2670" w:author="  *^_^*" w:date="2020-09-05T23:33:3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7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673" w:author="  *^_^*" w:date="2020-09-05T23:33:3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7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和</w:t>
        </w:r>
      </w:ins>
      <w:ins w:id="2676" w:author="  *^_^*" w:date="2020-09-05T23:32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7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集聚点</w:t>
        </w:r>
      </w:ins>
      <w:ins w:id="2679" w:author="  *^_^*" w:date="2020-09-05T23:32:2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8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应当</w:t>
        </w:r>
      </w:ins>
      <w:ins w:id="2682" w:author="  *^_^*" w:date="2020-09-05T23:32:2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8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有</w:t>
        </w:r>
      </w:ins>
      <w:ins w:id="2685" w:author="  *^_^*" w:date="2020-09-05T23:32:3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8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各自的</w:t>
        </w:r>
      </w:ins>
      <w:ins w:id="2688" w:author="  *^_^*" w:date="2020-09-05T23:32:3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8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权重</w:t>
        </w:r>
      </w:ins>
      <w:ins w:id="2691" w:author="  *^_^*" w:date="2020-09-05T23:32:5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9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。</w:t>
        </w:r>
      </w:ins>
      <w:ins w:id="2694" w:author="  *^_^*" w:date="2020-09-05T23:32:5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9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于是</w:t>
        </w:r>
      </w:ins>
      <w:ins w:id="2697" w:author="  *^_^*" w:date="2020-09-05T23:18:1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69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不妨</w:t>
        </w:r>
      </w:ins>
      <w:ins w:id="2700" w:author="  *^_^*" w:date="2020-09-05T23:18:1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0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假设</w:t>
        </w:r>
      </w:ins>
      <w:ins w:id="2703" w:author="  *^_^*" w:date="2020-09-05T23:18:4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0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反射</w:t>
        </w:r>
      </w:ins>
      <w:ins w:id="2706" w:author="  *^_^*" w:date="2020-09-05T23:18:4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07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709" w:author="  *^_^*" w:date="2020-09-05T23:18:4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1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随着</w:t>
        </w:r>
      </w:ins>
      <w:ins w:id="2712" w:author="  *^_^*" w:date="2020-09-05T23:19:04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1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离</w:t>
        </w:r>
        <w:bookmarkStart w:id="8" w:name="_GoBack"/>
        <w:bookmarkEnd w:id="8"/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1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开</w:t>
        </w:r>
      </w:ins>
      <w:ins w:id="2715" w:author="  *^_^*" w:date="2020-09-05T23:19:05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1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海岸</w:t>
        </w:r>
      </w:ins>
      <w:ins w:id="2718" w:author="  *^_^*" w:date="2020-09-05T23:19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1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721" w:author="  *^_^*" w:date="2020-09-05T23:19:0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2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距离</w:t>
        </w:r>
      </w:ins>
      <w:ins w:id="2724" w:author="  *^_^*" w:date="2020-09-05T23:20:51Z"/>
      <w:ins w:id="2727" w:author="  *^_^*" w:date="2020-09-05T23:20:51Z"/>
      <w:ins w:id="2730" w:author="  *^_^*" w:date="2020-09-05T23:20:51Z"/>
      <w:ins w:id="2733" w:author="  *^_^*" w:date="2020-09-05T23:20:51Z">
        <w:r>
          <w:rPr>
            <w:rFonts w:hint="eastAsia" w:asciiTheme="minorEastAsia" w:hAnsiTheme="minorEastAsia" w:cstheme="minorEastAsia"/>
            <w:position w:val="-12"/>
            <w:sz w:val="24"/>
            <w:szCs w:val="24"/>
            <w:lang w:val="en-US" w:eastAsia="zh-CN"/>
            <w:rPrChange w:id="2737" w:author="  *^_^*" w:date="2020-09-06T12:39:59Z">
              <w:rPr>
                <w:rFonts w:hint="eastAsia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73" o:spt="75" type="#_x0000_t75" style="height:18pt;width:13.95pt;" o:ole="t" filled="f" o:preferrelative="t" stroked="f" coordsize="21600,21600">
              <v:path/>
              <v:fill on="f" focussize="0,0"/>
              <v:stroke on="f"/>
              <v:imagedata r:id="rId97" o:title=""/>
              <o:lock v:ext="edit" aspectratio="t"/>
              <w10:wrap type="none"/>
              <w10:anchorlock/>
            </v:shape>
            <o:OLEObject Type="Embed" ProgID="Equation.KSEE3" ShapeID="_x0000_i1073" DrawAspect="Content" ObjectID="_1468075773" r:id="rId96">
              <o:LockedField>false</o:LockedField>
            </o:OLEObject>
          </w:object>
        </w:r>
      </w:ins>
      <w:ins w:id="2739" w:author="  *^_^*" w:date="2020-09-05T23:20:51Z"/>
      <w:ins w:id="2742" w:author="  *^_^*" w:date="2020-09-05T23:19:0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4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增大</w:t>
        </w:r>
      </w:ins>
      <w:ins w:id="2745" w:author="  *^_^*" w:date="2020-09-05T23:33:11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4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水流</w:t>
        </w:r>
      </w:ins>
      <w:ins w:id="2748" w:author="  *^_^*" w:date="2020-09-05T23:33:13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4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的</w:t>
        </w:r>
      </w:ins>
      <w:ins w:id="2751" w:author="  *^_^*" w:date="2020-09-05T23:33:1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5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权重</w:t>
        </w:r>
      </w:ins>
      <w:ins w:id="2754" w:author="  *^_^*" w:date="2020-09-05T23:19:2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5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遵循</w:t>
        </w:r>
      </w:ins>
      <w:ins w:id="2757" w:author="  *^_^*" w:date="2020-09-05T23:37:22Z"/>
      <w:ins w:id="2760" w:author="  *^_^*" w:date="2020-09-05T23:37:22Z"/>
      <w:ins w:id="2763" w:author="  *^_^*" w:date="2020-09-05T23:37:22Z"/>
      <w:ins w:id="2766" w:author="  *^_^*" w:date="2020-09-05T23:37:22Z">
        <w:r>
          <w:rPr>
            <w:rFonts w:hint="default" w:asciiTheme="minorEastAsia" w:hAnsiTheme="minorEastAsia" w:cstheme="minorEastAsia"/>
            <w:position w:val="-12"/>
            <w:sz w:val="24"/>
            <w:szCs w:val="24"/>
            <w:lang w:val="en-US" w:eastAsia="zh-CN"/>
            <w:rPrChange w:id="2770" w:author="  *^_^*" w:date="2020-09-06T12:39:59Z">
              <w:rPr>
                <w:rFonts w:hint="default" w:asciiTheme="minorEastAsia" w:hAnsiTheme="minorEastAsia" w:cstheme="minorEastAsia"/>
                <w:position w:val="-12"/>
                <w:sz w:val="21"/>
                <w:szCs w:val="21"/>
                <w:lang w:val="en-US" w:eastAsia="zh-CN"/>
              </w:rPr>
            </w:rPrChange>
          </w:rPr>
          <w:object>
            <v:shape id="_x0000_i1074" o:spt="75" type="#_x0000_t75" style="height:19pt;width:129pt;" o:ole="t" filled="f" o:preferrelative="t" stroked="f" coordsize="21600,21600">
              <v:path/>
              <v:fill on="f" focussize="0,0"/>
              <v:stroke on="f"/>
              <v:imagedata r:id="rId99" o:title=""/>
              <o:lock v:ext="edit" aspectratio="t"/>
              <w10:wrap type="none"/>
              <w10:anchorlock/>
            </v:shape>
            <o:OLEObject Type="Embed" ProgID="Equation.KSEE3" ShapeID="_x0000_i1074" DrawAspect="Content" ObjectID="_1468075774" r:id="rId98">
              <o:LockedField>false</o:LockedField>
            </o:OLEObject>
          </w:object>
        </w:r>
      </w:ins>
      <w:ins w:id="2772" w:author="  *^_^*" w:date="2020-09-05T23:37:22Z"/>
      <w:ins w:id="2775" w:author="  *^_^*" w:date="2020-09-05T23:37:24Z">
        <w:r>
          <w:rPr>
            <w:rFonts w:hint="eastAsia" w:asciiTheme="minorEastAsia" w:hAnsiTheme="minorEastAsia" w:cstheme="minorEastAsia"/>
            <w:position w:val="-6"/>
            <w:sz w:val="24"/>
            <w:szCs w:val="24"/>
            <w:lang w:val="en-US" w:eastAsia="zh-CN"/>
            <w:rPrChange w:id="2776" w:author="  *^_^*" w:date="2020-09-06T12:39:59Z">
              <w:rPr>
                <w:rFonts w:hint="eastAsia" w:asciiTheme="minorEastAsia" w:hAnsi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t>,</w:t>
        </w:r>
      </w:ins>
      <w:ins w:id="2778" w:author="  *^_^*" w:date="2020-09-05T23:36:57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79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其</w:t>
        </w:r>
      </w:ins>
      <w:ins w:id="2781" w:author="  *^_^*" w:date="2020-09-05T23:36:58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82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图像</w:t>
        </w:r>
      </w:ins>
      <w:ins w:id="2784" w:author="  *^_^*" w:date="2020-09-05T23:36:59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85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如</w:t>
        </w:r>
      </w:ins>
      <w:ins w:id="2787" w:author="  *^_^*" w:date="2020-09-05T23:37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88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fldChar w:fldCharType="begin"/>
        </w:r>
      </w:ins>
      <w:ins w:id="2790" w:author="  *^_^*" w:date="2020-09-05T23:37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91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instrText xml:space="preserve"> REF _Ref12028 \h </w:instrText>
        </w:r>
      </w:ins>
      <w:ins w:id="2793" w:author="  *^_^*" w:date="2020-09-05T23:37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794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fldChar w:fldCharType="separate"/>
        </w:r>
      </w:ins>
      <w:ins w:id="2796" w:author="  *^_^*" w:date="2020-09-05T23:37:06Z">
        <w:r>
          <w:rPr>
            <w:sz w:val="24"/>
            <w:rPrChange w:id="2797" w:author="  *^_^*" w:date="2020-09-06T12:39:59Z">
              <w:rPr/>
            </w:rPrChange>
          </w:rPr>
          <w:t>图 3</w:t>
        </w:r>
      </w:ins>
      <w:ins w:id="2799" w:author="  *^_^*" w:date="2020-09-05T23:37:06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800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fldChar w:fldCharType="end"/>
        </w:r>
      </w:ins>
      <w:ins w:id="2802" w:author="  *^_^*" w:date="2020-09-05T23:37:10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803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所示</w:t>
        </w:r>
      </w:ins>
      <w:ins w:id="2805" w:author="  *^_^*" w:date="2020-09-05T23:37:32Z">
        <w:r>
          <w:rPr>
            <w:rFonts w:hint="eastAsia" w:asciiTheme="minorEastAsia" w:hAnsiTheme="minorEastAsia" w:cstheme="minorEastAsia"/>
            <w:sz w:val="24"/>
            <w:szCs w:val="24"/>
            <w:lang w:val="en-US" w:eastAsia="zh-CN"/>
            <w:rPrChange w:id="2806" w:author="  *^_^*" w:date="2020-09-06T12:39:59Z"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rPrChange>
          </w:rPr>
          <w:t>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0"/>
        <w:jc w:val="center"/>
        <w:textAlignment w:val="auto"/>
        <w:rPr>
          <w:ins w:id="2809" w:author="  *^_^*" w:date="2020-09-05T23:34:54Z"/>
          <w:rFonts w:hint="default" w:asciiTheme="minorEastAsia" w:hAnsiTheme="minorEastAsia" w:cstheme="minorEastAsia"/>
          <w:position w:val="-6"/>
          <w:sz w:val="24"/>
          <w:szCs w:val="24"/>
          <w:lang w:val="en-US" w:eastAsia="zh-CN"/>
          <w:rPrChange w:id="2810" w:author="  *^_^*" w:date="2020-09-06T12:39:59Z">
            <w:rPr>
              <w:ins w:id="2811" w:author="  *^_^*" w:date="2020-09-05T23:34:54Z"/>
              <w:rFonts w:hint="default" w:asciiTheme="minorEastAsia" w:hAnsiTheme="minorEastAsia" w:cstheme="minorEastAsia"/>
              <w:position w:val="-6"/>
              <w:sz w:val="21"/>
              <w:szCs w:val="21"/>
              <w:lang w:val="en-US" w:eastAsia="zh-CN"/>
            </w:rPr>
          </w:rPrChange>
        </w:rPr>
        <w:pPrChange w:id="2808" w:author="  *^_^*" w:date="2020-09-05T23:38:30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2812" w:author="  *^_^*" w:date="2020-09-05T23:34:37Z">
        <w:r>
          <w:rPr>
            <w:rFonts w:hint="default" w:asciiTheme="minorEastAsia" w:hAnsiTheme="minorEastAsia" w:cstheme="minorEastAsia"/>
            <w:position w:val="-6"/>
            <w:sz w:val="24"/>
            <w:szCs w:val="24"/>
            <w:lang w:val="en-US" w:eastAsia="zh-CN"/>
            <w:rPrChange w:id="2816" w:author="  *^_^*" w:date="2020-09-06T12:39:59Z">
              <w:rPr>
                <w:rFonts w:hint="default" w:asciiTheme="minorEastAsia" w:hAnsiTheme="minorEastAsia" w:cstheme="minorEastAsia"/>
                <w:position w:val="-6"/>
                <w:sz w:val="21"/>
                <w:szCs w:val="21"/>
                <w:lang w:val="en-US" w:eastAsia="zh-CN"/>
              </w:rPr>
            </w:rPrChange>
          </w:rPr>
          <w:drawing>
            <wp:inline distT="0" distB="0" distL="114300" distR="114300">
              <wp:extent cx="2620645" cy="1746885"/>
              <wp:effectExtent l="0" t="0" r="635" b="5715"/>
              <wp:docPr id="1" name="图片 1" descr="xd_weigh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1" descr="xd_weight"/>
                      <pic:cNvPicPr>
                        <a:picLocks noChangeAspect="1"/>
                      </pic:cNvPicPr>
                    </pic:nvPicPr>
                    <pic:blipFill>
                      <a:blip r:embed="rId10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0645" cy="1746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0"/>
        <w:jc w:val="center"/>
        <w:textAlignment w:val="auto"/>
        <w:rPr>
          <w:ins w:id="2819" w:author="  *^_^*" w:date="2020-09-05T23:38:26Z"/>
          <w:rFonts w:hint="eastAsia"/>
          <w:sz w:val="20"/>
          <w:szCs w:val="20"/>
          <w:lang w:val="en-US" w:eastAsia="zh-CN"/>
          <w:rPrChange w:id="2820" w:author="  *^_^*" w:date="2020-09-06T12:44:15Z">
            <w:rPr>
              <w:ins w:id="2821" w:author="  *^_^*" w:date="2020-09-05T23:38:26Z"/>
              <w:rFonts w:hint="eastAsia"/>
              <w:lang w:val="en-US" w:eastAsia="zh-CN"/>
            </w:rPr>
          </w:rPrChange>
        </w:rPr>
        <w:pPrChange w:id="2818" w:author="  *^_^*" w:date="2020-09-05T23:38:30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2822" w:author="  *^_^*" w:date="2020-09-05T23:34:54Z">
        <w:bookmarkStart w:id="3" w:name="_Ref12028"/>
        <w:r>
          <w:rPr>
            <w:sz w:val="20"/>
            <w:szCs w:val="20"/>
            <w:rPrChange w:id="2823" w:author="  *^_^*" w:date="2020-09-06T12:44:15Z">
              <w:rPr/>
            </w:rPrChange>
          </w:rPr>
          <w:t xml:space="preserve">图 </w:t>
        </w:r>
      </w:ins>
      <w:ins w:id="2825" w:author="  *^_^*" w:date="2020-09-05T23:34:54Z">
        <w:r>
          <w:rPr>
            <w:sz w:val="20"/>
            <w:szCs w:val="20"/>
            <w:rPrChange w:id="2826" w:author="  *^_^*" w:date="2020-09-06T12:44:15Z">
              <w:rPr/>
            </w:rPrChange>
          </w:rPr>
          <w:fldChar w:fldCharType="begin"/>
        </w:r>
      </w:ins>
      <w:ins w:id="2828" w:author="  *^_^*" w:date="2020-09-05T23:34:54Z">
        <w:r>
          <w:rPr>
            <w:sz w:val="20"/>
            <w:szCs w:val="20"/>
            <w:rPrChange w:id="2829" w:author="  *^_^*" w:date="2020-09-06T12:44:15Z">
              <w:rPr/>
            </w:rPrChange>
          </w:rPr>
          <w:instrText xml:space="preserve"> SEQ 图 \* ARABIC </w:instrText>
        </w:r>
      </w:ins>
      <w:ins w:id="2831" w:author="  *^_^*" w:date="2020-09-05T23:34:54Z">
        <w:r>
          <w:rPr>
            <w:sz w:val="20"/>
            <w:szCs w:val="20"/>
            <w:rPrChange w:id="2832" w:author="  *^_^*" w:date="2020-09-06T12:44:15Z">
              <w:rPr/>
            </w:rPrChange>
          </w:rPr>
          <w:fldChar w:fldCharType="separate"/>
        </w:r>
      </w:ins>
      <w:ins w:id="2834" w:author="  *^_^*" w:date="2020-09-06T11:53:48Z">
        <w:r>
          <w:rPr>
            <w:sz w:val="20"/>
            <w:szCs w:val="20"/>
            <w:rPrChange w:id="2835" w:author="  *^_^*" w:date="2020-09-06T12:44:15Z">
              <w:rPr/>
            </w:rPrChange>
          </w:rPr>
          <w:t>3</w:t>
        </w:r>
      </w:ins>
      <w:ins w:id="2837" w:author="  *^_^*" w:date="2020-09-05T23:34:54Z">
        <w:r>
          <w:rPr>
            <w:sz w:val="20"/>
            <w:szCs w:val="20"/>
            <w:rPrChange w:id="2838" w:author="  *^_^*" w:date="2020-09-06T12:44:15Z">
              <w:rPr/>
            </w:rPrChange>
          </w:rPr>
          <w:fldChar w:fldCharType="end"/>
        </w:r>
        <w:bookmarkEnd w:id="3"/>
      </w:ins>
      <w:ins w:id="2840" w:author="  *^_^*" w:date="2020-09-05T23:34:55Z">
        <w:r>
          <w:rPr>
            <w:rFonts w:hint="eastAsia"/>
            <w:sz w:val="20"/>
            <w:szCs w:val="20"/>
            <w:lang w:val="en-US" w:eastAsia="zh-CN"/>
            <w:rPrChange w:id="2841" w:author="  *^_^*" w:date="2020-09-06T12:44:15Z">
              <w:rPr>
                <w:rFonts w:hint="eastAsia"/>
                <w:lang w:val="en-US" w:eastAsia="zh-CN"/>
              </w:rPr>
            </w:rPrChange>
          </w:rPr>
          <w:t xml:space="preserve"> </w:t>
        </w:r>
      </w:ins>
      <w:ins w:id="2843" w:author="  *^_^*" w:date="2020-09-05T23:34:58Z">
        <w:r>
          <w:rPr>
            <w:rFonts w:hint="eastAsia"/>
            <w:sz w:val="20"/>
            <w:szCs w:val="20"/>
            <w:lang w:val="en-US" w:eastAsia="zh-CN"/>
            <w:rPrChange w:id="2844" w:author="  *^_^*" w:date="2020-09-06T12:44:15Z">
              <w:rPr>
                <w:rFonts w:hint="eastAsia"/>
                <w:lang w:val="en-US" w:eastAsia="zh-CN"/>
              </w:rPr>
            </w:rPrChange>
          </w:rPr>
          <w:t>水流</w:t>
        </w:r>
      </w:ins>
      <w:ins w:id="2846" w:author="  *^_^*" w:date="2020-09-05T23:34:59Z">
        <w:r>
          <w:rPr>
            <w:rFonts w:hint="eastAsia"/>
            <w:sz w:val="20"/>
            <w:szCs w:val="20"/>
            <w:lang w:val="en-US" w:eastAsia="zh-CN"/>
            <w:rPrChange w:id="2847" w:author="  *^_^*" w:date="2020-09-06T12:44:15Z">
              <w:rPr>
                <w:rFonts w:hint="eastAsia"/>
                <w:lang w:val="en-US" w:eastAsia="zh-CN"/>
              </w:rPr>
            </w:rPrChange>
          </w:rPr>
          <w:t>权重</w:t>
        </w:r>
      </w:ins>
      <w:ins w:id="2849" w:author="  *^_^*" w:date="2020-09-05T23:35:06Z">
        <w:r>
          <w:rPr>
            <w:rFonts w:hint="eastAsia"/>
            <w:sz w:val="20"/>
            <w:szCs w:val="20"/>
            <w:lang w:val="en-US" w:eastAsia="zh-CN"/>
            <w:rPrChange w:id="2850" w:author="  *^_^*" w:date="2020-09-06T12:44:15Z">
              <w:rPr>
                <w:rFonts w:hint="eastAsia"/>
                <w:lang w:val="en-US" w:eastAsia="zh-CN"/>
              </w:rPr>
            </w:rPrChange>
          </w:rPr>
          <w:t>随</w:t>
        </w:r>
      </w:ins>
      <w:ins w:id="2852" w:author="  *^_^*" w:date="2020-09-05T23:35:02Z">
        <w:r>
          <w:rPr>
            <w:rFonts w:hint="eastAsia"/>
            <w:sz w:val="20"/>
            <w:szCs w:val="20"/>
            <w:lang w:val="en-US" w:eastAsia="zh-CN"/>
            <w:rPrChange w:id="2853" w:author="  *^_^*" w:date="2020-09-06T12:44:15Z">
              <w:rPr>
                <w:rFonts w:hint="eastAsia"/>
                <w:lang w:val="en-US" w:eastAsia="zh-CN"/>
              </w:rPr>
            </w:rPrChange>
          </w:rPr>
          <w:t>海岸</w:t>
        </w:r>
      </w:ins>
      <w:ins w:id="2855" w:author="  *^_^*" w:date="2020-09-05T23:35:03Z">
        <w:r>
          <w:rPr>
            <w:rFonts w:hint="eastAsia"/>
            <w:sz w:val="20"/>
            <w:szCs w:val="20"/>
            <w:lang w:val="en-US" w:eastAsia="zh-CN"/>
            <w:rPrChange w:id="2856" w:author="  *^_^*" w:date="2020-09-06T12:44:15Z">
              <w:rPr>
                <w:rFonts w:hint="eastAsia"/>
                <w:lang w:val="en-US" w:eastAsia="zh-CN"/>
              </w:rPr>
            </w:rPrChange>
          </w:rPr>
          <w:t>距离</w:t>
        </w:r>
      </w:ins>
      <w:ins w:id="2858" w:author="  *^_^*" w:date="2020-09-05T23:35:08Z">
        <w:r>
          <w:rPr>
            <w:rFonts w:hint="eastAsia"/>
            <w:sz w:val="20"/>
            <w:szCs w:val="20"/>
            <w:lang w:val="en-US" w:eastAsia="zh-CN"/>
            <w:rPrChange w:id="2859" w:author="  *^_^*" w:date="2020-09-06T12:44:15Z">
              <w:rPr>
                <w:rFonts w:hint="eastAsia"/>
                <w:lang w:val="en-US" w:eastAsia="zh-CN"/>
              </w:rPr>
            </w:rPrChange>
          </w:rPr>
          <w:t>的</w:t>
        </w:r>
      </w:ins>
      <w:ins w:id="2861" w:author="  *^_^*" w:date="2020-09-05T23:35:09Z">
        <w:r>
          <w:rPr>
            <w:rFonts w:hint="eastAsia"/>
            <w:sz w:val="20"/>
            <w:szCs w:val="20"/>
            <w:lang w:val="en-US" w:eastAsia="zh-CN"/>
            <w:rPrChange w:id="2862" w:author="  *^_^*" w:date="2020-09-06T12:44:15Z">
              <w:rPr>
                <w:rFonts w:hint="eastAsia"/>
                <w:lang w:val="en-US" w:eastAsia="zh-CN"/>
              </w:rPr>
            </w:rPrChange>
          </w:rPr>
          <w:t>变化</w:t>
        </w:r>
      </w:ins>
      <w:ins w:id="2864" w:author="  *^_^*" w:date="2020-09-05T23:35:10Z">
        <w:r>
          <w:rPr>
            <w:rFonts w:hint="eastAsia"/>
            <w:sz w:val="20"/>
            <w:szCs w:val="20"/>
            <w:lang w:val="en-US" w:eastAsia="zh-CN"/>
            <w:rPrChange w:id="2865" w:author="  *^_^*" w:date="2020-09-06T12:44:15Z">
              <w:rPr>
                <w:rFonts w:hint="eastAsia"/>
                <w:lang w:val="en-US" w:eastAsia="zh-CN"/>
              </w:rPr>
            </w:rPrChange>
          </w:rPr>
          <w:t>曲线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0" w:firstLineChars="200"/>
        <w:textAlignment w:val="auto"/>
        <w:rPr>
          <w:ins w:id="2868" w:author="  *^_^*" w:date="2020-09-05T23:44:22Z"/>
          <w:rFonts w:hint="eastAsia"/>
          <w:sz w:val="24"/>
          <w:lang w:val="en-US" w:eastAsia="zh-CN"/>
          <w:rPrChange w:id="2869" w:author="  *^_^*" w:date="2020-09-06T12:39:59Z">
            <w:rPr>
              <w:ins w:id="2870" w:author="  *^_^*" w:date="2020-09-05T23:44:22Z"/>
              <w:rFonts w:hint="eastAsia"/>
              <w:lang w:val="en-US" w:eastAsia="zh-CN"/>
            </w:rPr>
          </w:rPrChange>
        </w:rPr>
        <w:pPrChange w:id="2867" w:author="  *^_^*" w:date="2020-09-06T00:31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2871" w:author="  *^_^*" w:date="2020-09-05T23:38:27Z">
        <w:r>
          <w:rPr>
            <w:rFonts w:hint="eastAsia"/>
            <w:sz w:val="24"/>
            <w:lang w:val="en-US" w:eastAsia="zh-CN"/>
            <w:rPrChange w:id="2872" w:author="  *^_^*" w:date="2020-09-06T12:39:59Z">
              <w:rPr>
                <w:rFonts w:hint="eastAsia"/>
                <w:lang w:val="en-US" w:eastAsia="zh-CN"/>
              </w:rPr>
            </w:rPrChange>
          </w:rPr>
          <w:t>则</w:t>
        </w:r>
      </w:ins>
      <w:ins w:id="2874" w:author="  *^_^*" w:date="2020-09-05T23:38:33Z">
        <w:r>
          <w:rPr>
            <w:rFonts w:hint="eastAsia"/>
            <w:sz w:val="24"/>
            <w:lang w:val="en-US" w:eastAsia="zh-CN"/>
            <w:rPrChange w:id="2875" w:author="  *^_^*" w:date="2020-09-06T12:39:59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2877" w:author="  *^_^*" w:date="2020-09-05T23:38:34Z">
        <w:r>
          <w:rPr>
            <w:rFonts w:hint="eastAsia"/>
            <w:sz w:val="24"/>
            <w:lang w:val="en-US" w:eastAsia="zh-CN"/>
            <w:rPrChange w:id="2878" w:author="  *^_^*" w:date="2020-09-06T12:39:59Z">
              <w:rPr>
                <w:rFonts w:hint="eastAsia"/>
                <w:lang w:val="en-US" w:eastAsia="zh-CN"/>
              </w:rPr>
            </w:rPrChange>
          </w:rPr>
          <w:t>的</w:t>
        </w:r>
      </w:ins>
      <w:ins w:id="2880" w:author="  *^_^*" w:date="2020-09-05T23:40:21Z">
        <w:r>
          <w:rPr>
            <w:rFonts w:hint="eastAsia"/>
            <w:sz w:val="24"/>
            <w:lang w:val="en-US" w:eastAsia="zh-CN"/>
            <w:rPrChange w:id="2881" w:author="  *^_^*" w:date="2020-09-06T12:39:59Z">
              <w:rPr>
                <w:rFonts w:hint="eastAsia"/>
                <w:lang w:val="en-US" w:eastAsia="zh-CN"/>
              </w:rPr>
            </w:rPrChange>
          </w:rPr>
          <w:t>权重</w:t>
        </w:r>
      </w:ins>
      <w:ins w:id="2883" w:author="  *^_^*" w:date="2020-09-05T23:40:23Z">
        <w:r>
          <w:rPr>
            <w:rFonts w:hint="eastAsia"/>
            <w:sz w:val="24"/>
            <w:lang w:val="en-US" w:eastAsia="zh-CN"/>
            <w:rPrChange w:id="2884" w:author="  *^_^*" w:date="2020-09-06T12:39:59Z">
              <w:rPr>
                <w:rFonts w:hint="eastAsia"/>
                <w:lang w:val="en-US" w:eastAsia="zh-CN"/>
              </w:rPr>
            </w:rPrChange>
          </w:rPr>
          <w:t>为</w:t>
        </w:r>
      </w:ins>
      <w:ins w:id="2886" w:author="  *^_^*" w:date="2020-09-05T23:40:33Z"/>
      <w:ins w:id="2889" w:author="  *^_^*" w:date="2020-09-05T23:40:33Z"/>
      <w:ins w:id="2892" w:author="  *^_^*" w:date="2020-09-05T23:40:33Z"/>
      <w:ins w:id="2895" w:author="  *^_^*" w:date="2020-09-05T23:40:33Z">
        <w:r>
          <w:rPr>
            <w:rFonts w:hint="default"/>
            <w:position w:val="-12"/>
            <w:sz w:val="24"/>
            <w:lang w:val="en-US" w:eastAsia="zh-CN"/>
            <w:rPrChange w:id="2899" w:author="  *^_^*" w:date="2020-09-06T12:39:59Z">
              <w:rPr>
                <w:rFonts w:hint="default"/>
                <w:position w:val="-12"/>
                <w:lang w:val="en-US" w:eastAsia="zh-CN"/>
              </w:rPr>
            </w:rPrChange>
          </w:rPr>
          <w:object>
            <v:shape id="_x0000_i1075" o:spt="75" type="#_x0000_t75" style="height:18pt;width:76pt;" o:ole="t" filled="f" o:preferrelative="t" stroked="f" coordsize="21600,21600">
              <v:path/>
              <v:fill on="f" focussize="0,0"/>
              <v:stroke on="f"/>
              <v:imagedata r:id="rId102" o:title=""/>
              <o:lock v:ext="edit" aspectratio="t"/>
              <w10:wrap type="none"/>
              <w10:anchorlock/>
            </v:shape>
            <o:OLEObject Type="Embed" ProgID="Equation.KSEE3" ShapeID="_x0000_i1075" DrawAspect="Content" ObjectID="_1468075775" r:id="rId101">
              <o:LockedField>false</o:LockedField>
            </o:OLEObject>
          </w:object>
        </w:r>
      </w:ins>
      <w:ins w:id="2901" w:author="  *^_^*" w:date="2020-09-05T23:40:33Z"/>
      <w:ins w:id="2904" w:author="  *^_^*" w:date="2020-09-05T23:41:19Z">
        <w:r>
          <w:rPr>
            <w:rFonts w:hint="eastAsia"/>
            <w:sz w:val="24"/>
            <w:lang w:val="en-US" w:eastAsia="zh-CN"/>
            <w:rPrChange w:id="2905" w:author="  *^_^*" w:date="2020-09-06T12:39:59Z">
              <w:rPr>
                <w:rFonts w:hint="eastAsia"/>
                <w:lang w:val="en-US" w:eastAsia="zh-CN"/>
              </w:rPr>
            </w:rPrChange>
          </w:rPr>
          <w:t>即</w:t>
        </w:r>
      </w:ins>
      <w:ins w:id="2907" w:author="  *^_^*" w:date="2020-09-05T23:41:25Z">
        <w:r>
          <w:rPr>
            <w:rFonts w:hint="eastAsia"/>
            <w:sz w:val="24"/>
            <w:lang w:val="en-US" w:eastAsia="zh-CN"/>
            <w:rPrChange w:id="2908" w:author="  *^_^*" w:date="2020-09-06T12:39:59Z">
              <w:rPr>
                <w:rFonts w:hint="eastAsia"/>
                <w:lang w:val="en-US" w:eastAsia="zh-CN"/>
              </w:rPr>
            </w:rPrChange>
          </w:rPr>
          <w:t>产生</w:t>
        </w:r>
      </w:ins>
      <w:ins w:id="2910" w:author="  *^_^*" w:date="2020-09-05T23:41:26Z">
        <w:r>
          <w:rPr>
            <w:rFonts w:hint="eastAsia"/>
            <w:sz w:val="24"/>
            <w:lang w:val="en-US" w:eastAsia="zh-CN"/>
            <w:rPrChange w:id="2911" w:author="  *^_^*" w:date="2020-09-06T12:39:59Z">
              <w:rPr>
                <w:rFonts w:hint="eastAsia"/>
                <w:lang w:val="en-US" w:eastAsia="zh-CN"/>
              </w:rPr>
            </w:rPrChange>
          </w:rPr>
          <w:t>该</w:t>
        </w:r>
      </w:ins>
      <w:ins w:id="2913" w:author="  *^_^*" w:date="2020-09-05T23:41:27Z">
        <w:r>
          <w:rPr>
            <w:rFonts w:hint="eastAsia"/>
            <w:sz w:val="24"/>
            <w:lang w:val="en-US" w:eastAsia="zh-CN"/>
            <w:rPrChange w:id="2914" w:author="  *^_^*" w:date="2020-09-06T12:39:59Z">
              <w:rPr>
                <w:rFonts w:hint="eastAsia"/>
                <w:lang w:val="en-US" w:eastAsia="zh-CN"/>
              </w:rPr>
            </w:rPrChange>
          </w:rPr>
          <w:t>集聚点的</w:t>
        </w:r>
      </w:ins>
      <w:ins w:id="2916" w:author="  *^_^*" w:date="2020-09-05T23:41:28Z">
        <w:r>
          <w:rPr>
            <w:rFonts w:hint="eastAsia"/>
            <w:sz w:val="24"/>
            <w:lang w:val="en-US" w:eastAsia="zh-CN"/>
            <w:rPrChange w:id="2917" w:author="  *^_^*" w:date="2020-09-06T12:39:59Z">
              <w:rPr>
                <w:rFonts w:hint="eastAsia"/>
                <w:lang w:val="en-US" w:eastAsia="zh-CN"/>
              </w:rPr>
            </w:rPrChange>
          </w:rPr>
          <w:t>两条</w:t>
        </w:r>
      </w:ins>
      <w:ins w:id="2919" w:author="  *^_^*" w:date="2020-09-05T23:41:30Z">
        <w:r>
          <w:rPr>
            <w:rFonts w:hint="eastAsia"/>
            <w:sz w:val="24"/>
            <w:lang w:val="en-US" w:eastAsia="zh-CN"/>
            <w:rPrChange w:id="2920" w:author="  *^_^*" w:date="2020-09-06T12:39:59Z">
              <w:rPr>
                <w:rFonts w:hint="eastAsia"/>
                <w:lang w:val="en-US" w:eastAsia="zh-CN"/>
              </w:rPr>
            </w:rPrChange>
          </w:rPr>
          <w:t>反射</w:t>
        </w:r>
      </w:ins>
      <w:ins w:id="2922" w:author="  *^_^*" w:date="2020-09-05T23:41:31Z">
        <w:r>
          <w:rPr>
            <w:rFonts w:hint="eastAsia"/>
            <w:sz w:val="24"/>
            <w:lang w:val="en-US" w:eastAsia="zh-CN"/>
            <w:rPrChange w:id="2923" w:author="  *^_^*" w:date="2020-09-06T12:39:59Z">
              <w:rPr>
                <w:rFonts w:hint="eastAsia"/>
                <w:lang w:val="en-US" w:eastAsia="zh-CN"/>
              </w:rPr>
            </w:rPrChange>
          </w:rPr>
          <w:t>水流</w:t>
        </w:r>
      </w:ins>
      <w:ins w:id="2925" w:author="  *^_^*" w:date="2020-09-05T23:41:32Z">
        <w:r>
          <w:rPr>
            <w:rFonts w:hint="eastAsia"/>
            <w:sz w:val="24"/>
            <w:lang w:val="en-US" w:eastAsia="zh-CN"/>
            <w:rPrChange w:id="2926" w:author="  *^_^*" w:date="2020-09-06T12:39:59Z">
              <w:rPr>
                <w:rFonts w:hint="eastAsia"/>
                <w:lang w:val="en-US" w:eastAsia="zh-CN"/>
              </w:rPr>
            </w:rPrChange>
          </w:rPr>
          <w:t>的</w:t>
        </w:r>
      </w:ins>
      <w:ins w:id="2928" w:author="  *^_^*" w:date="2020-09-05T23:41:34Z">
        <w:r>
          <w:rPr>
            <w:rFonts w:hint="eastAsia"/>
            <w:sz w:val="24"/>
            <w:lang w:val="en-US" w:eastAsia="zh-CN"/>
            <w:rPrChange w:id="2929" w:author="  *^_^*" w:date="2020-09-06T12:39:59Z">
              <w:rPr>
                <w:rFonts w:hint="eastAsia"/>
                <w:lang w:val="en-US" w:eastAsia="zh-CN"/>
              </w:rPr>
            </w:rPrChange>
          </w:rPr>
          <w:t>权重</w:t>
        </w:r>
      </w:ins>
      <w:ins w:id="2931" w:author="  *^_^*" w:date="2020-09-05T23:41:35Z">
        <w:r>
          <w:rPr>
            <w:rFonts w:hint="eastAsia"/>
            <w:sz w:val="24"/>
            <w:lang w:val="en-US" w:eastAsia="zh-CN"/>
            <w:rPrChange w:id="2932" w:author="  *^_^*" w:date="2020-09-06T12:39:59Z">
              <w:rPr>
                <w:rFonts w:hint="eastAsia"/>
                <w:lang w:val="en-US" w:eastAsia="zh-CN"/>
              </w:rPr>
            </w:rPrChange>
          </w:rPr>
          <w:t>之和。</w:t>
        </w:r>
      </w:ins>
      <w:ins w:id="2934" w:author="  *^_^*" w:date="2020-09-05T23:42:19Z">
        <w:r>
          <w:rPr>
            <w:rFonts w:hint="eastAsia"/>
            <w:sz w:val="24"/>
            <w:lang w:val="en-US" w:eastAsia="zh-CN"/>
            <w:rPrChange w:id="2935" w:author="  *^_^*" w:date="2020-09-06T12:39:59Z">
              <w:rPr>
                <w:rFonts w:hint="eastAsia"/>
                <w:lang w:val="en-US" w:eastAsia="zh-CN"/>
              </w:rPr>
            </w:rPrChange>
          </w:rPr>
          <w:t>且</w:t>
        </w:r>
      </w:ins>
      <w:ins w:id="2937" w:author="  *^_^*" w:date="2020-09-05T23:42:23Z">
        <w:r>
          <w:rPr>
            <w:rFonts w:hint="eastAsia"/>
            <w:sz w:val="24"/>
            <w:lang w:val="en-US" w:eastAsia="zh-CN"/>
            <w:rPrChange w:id="2938" w:author="  *^_^*" w:date="2020-09-06T12:39:59Z">
              <w:rPr>
                <w:rFonts w:hint="eastAsia"/>
                <w:lang w:val="en-US" w:eastAsia="zh-CN"/>
              </w:rPr>
            </w:rPrChange>
          </w:rPr>
          <w:t>总</w:t>
        </w:r>
      </w:ins>
      <w:ins w:id="2940" w:author="  *^_^*" w:date="2020-09-05T23:42:25Z">
        <w:r>
          <w:rPr>
            <w:rFonts w:hint="eastAsia"/>
            <w:sz w:val="24"/>
            <w:lang w:val="en-US" w:eastAsia="zh-CN"/>
            <w:rPrChange w:id="2941" w:author="  *^_^*" w:date="2020-09-06T12:39:59Z">
              <w:rPr>
                <w:rFonts w:hint="eastAsia"/>
                <w:lang w:val="en-US" w:eastAsia="zh-CN"/>
              </w:rPr>
            </w:rPrChange>
          </w:rPr>
          <w:t>有</w:t>
        </w:r>
      </w:ins>
      <w:ins w:id="2943" w:author="  *^_^*" w:date="2020-09-05T23:42:26Z">
        <w:r>
          <w:rPr>
            <w:rFonts w:hint="eastAsia"/>
            <w:sz w:val="24"/>
            <w:lang w:val="en-US" w:eastAsia="zh-CN"/>
            <w:rPrChange w:id="2944" w:author="  *^_^*" w:date="2020-09-06T12:39:59Z">
              <w:rPr>
                <w:rFonts w:hint="eastAsia"/>
                <w:lang w:val="en-US" w:eastAsia="zh-CN"/>
              </w:rPr>
            </w:rPrChange>
          </w:rPr>
          <w:t>构造</w:t>
        </w:r>
      </w:ins>
      <w:ins w:id="2946" w:author="  *^_^*" w:date="2020-09-05T23:42:27Z">
        <w:r>
          <w:rPr>
            <w:rFonts w:hint="eastAsia"/>
            <w:sz w:val="24"/>
            <w:lang w:val="en-US" w:eastAsia="zh-CN"/>
            <w:rPrChange w:id="2947" w:author="  *^_^*" w:date="2020-09-06T12:39:59Z">
              <w:rPr>
                <w:rFonts w:hint="eastAsia"/>
                <w:lang w:val="en-US" w:eastAsia="zh-CN"/>
              </w:rPr>
            </w:rPrChange>
          </w:rPr>
          <w:t>满足</w:t>
        </w:r>
      </w:ins>
      <w:ins w:id="2949" w:author="  *^_^*" w:date="2020-09-05T23:42:31Z"/>
      <w:ins w:id="2952" w:author="  *^_^*" w:date="2020-09-05T23:42:31Z"/>
      <w:ins w:id="2955" w:author="  *^_^*" w:date="2020-09-05T23:42:31Z"/>
      <w:ins w:id="2958" w:author="  *^_^*" w:date="2020-09-05T23:42:31Z">
        <w:r>
          <w:rPr>
            <w:rFonts w:hint="eastAsia"/>
            <w:position w:val="-12"/>
            <w:sz w:val="24"/>
            <w:lang w:val="en-US" w:eastAsia="zh-CN"/>
            <w:rPrChange w:id="2962" w:author="  *^_^*" w:date="2020-09-06T12:39:59Z">
              <w:rPr>
                <w:rFonts w:hint="eastAsia"/>
                <w:position w:val="-12"/>
                <w:lang w:val="en-US" w:eastAsia="zh-CN"/>
              </w:rPr>
            </w:rPrChange>
          </w:rPr>
          <w:object>
            <v:shape id="_x0000_i1076" o:spt="75" type="#_x0000_t75" style="height:18pt;width:119pt;" o:ole="t" filled="f" o:preferrelative="t" stroked="f" coordsize="21600,21600">
              <v:path/>
              <v:fill on="f" focussize="0,0"/>
              <v:stroke on="f"/>
              <v:imagedata r:id="rId104" o:title=""/>
              <o:lock v:ext="edit" aspectratio="t"/>
              <w10:wrap type="none"/>
              <w10:anchorlock/>
            </v:shape>
            <o:OLEObject Type="Embed" ProgID="Equation.KSEE3" ShapeID="_x0000_i1076" DrawAspect="Content" ObjectID="_1468075776" r:id="rId103">
              <o:LockedField>false</o:LockedField>
            </o:OLEObject>
          </w:object>
        </w:r>
      </w:ins>
      <w:ins w:id="2964" w:author="  *^_^*" w:date="2020-09-05T23:42:31Z"/>
      <w:ins w:id="2967" w:author="  *^_^*" w:date="2020-09-05T23:43:26Z">
        <w:r>
          <w:rPr>
            <w:rFonts w:hint="eastAsia"/>
            <w:sz w:val="24"/>
            <w:lang w:val="en-US" w:eastAsia="zh-CN"/>
            <w:rPrChange w:id="2968" w:author="  *^_^*" w:date="2020-09-06T12:39:59Z">
              <w:rPr>
                <w:rFonts w:hint="eastAsia"/>
                <w:lang w:val="en-US" w:eastAsia="zh-CN"/>
              </w:rPr>
            </w:rPrChange>
          </w:rPr>
          <w:t>.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ins w:id="2971" w:author="  *^_^*" w:date="2020-09-05T23:44:55Z"/>
          <w:rFonts w:hint="eastAsia"/>
          <w:b/>
          <w:bCs/>
          <w:sz w:val="24"/>
          <w:lang w:val="en-US" w:eastAsia="zh-CN"/>
          <w:rPrChange w:id="2972" w:author="  *^_^*" w:date="2020-09-06T12:40:09Z">
            <w:rPr>
              <w:ins w:id="2973" w:author="  *^_^*" w:date="2020-09-05T23:44:55Z"/>
              <w:rFonts w:hint="eastAsia"/>
              <w:lang w:val="en-US" w:eastAsia="zh-CN"/>
            </w:rPr>
          </w:rPrChange>
        </w:rPr>
        <w:pPrChange w:id="2970" w:author="  *^_^*" w:date="2020-09-05T23:45:01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2974" w:author="  *^_^*" w:date="2020-09-05T23:44:27Z">
        <w:r>
          <w:rPr>
            <w:rFonts w:hint="eastAsia"/>
            <w:b/>
            <w:bCs/>
            <w:sz w:val="24"/>
            <w:lang w:val="en-US" w:eastAsia="zh-CN"/>
            <w:rPrChange w:id="2975" w:author="  *^_^*" w:date="2020-09-06T12:40:09Z">
              <w:rPr>
                <w:rFonts w:hint="eastAsia"/>
                <w:lang w:val="en-US" w:eastAsia="zh-CN"/>
              </w:rPr>
            </w:rPrChange>
          </w:rPr>
          <w:t>3</w:t>
        </w:r>
      </w:ins>
      <w:ins w:id="2977" w:author="  *^_^*" w:date="2020-09-05T23:44:29Z">
        <w:r>
          <w:rPr>
            <w:rFonts w:hint="eastAsia"/>
            <w:b/>
            <w:bCs/>
            <w:sz w:val="24"/>
            <w:lang w:val="en-US" w:eastAsia="zh-CN"/>
            <w:rPrChange w:id="2978" w:author="  *^_^*" w:date="2020-09-06T12:40:09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2980" w:author="  *^_^*" w:date="2020-09-05T23:44:44Z">
        <w:r>
          <w:rPr>
            <w:rFonts w:hint="eastAsia"/>
            <w:b/>
            <w:bCs/>
            <w:sz w:val="24"/>
            <w:lang w:val="en-US" w:eastAsia="zh-CN"/>
            <w:rPrChange w:id="2981" w:author="  *^_^*" w:date="2020-09-06T12:40:09Z">
              <w:rPr>
                <w:rFonts w:hint="eastAsia"/>
                <w:lang w:val="en-US" w:eastAsia="zh-CN"/>
              </w:rPr>
            </w:rPrChange>
          </w:rPr>
          <w:t>中心</w:t>
        </w:r>
      </w:ins>
      <w:ins w:id="2983" w:author="  *^_^*" w:date="2020-09-05T23:44:45Z">
        <w:r>
          <w:rPr>
            <w:rFonts w:hint="eastAsia"/>
            <w:b/>
            <w:bCs/>
            <w:sz w:val="24"/>
            <w:lang w:val="en-US" w:eastAsia="zh-CN"/>
            <w:rPrChange w:id="2984" w:author="  *^_^*" w:date="2020-09-06T12:40:09Z">
              <w:rPr>
                <w:rFonts w:hint="eastAsia"/>
                <w:lang w:val="en-US" w:eastAsia="zh-CN"/>
              </w:rPr>
            </w:rPrChange>
          </w:rPr>
          <w:t>预测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ins w:id="2987" w:author="  *^_^*" w:date="2020-09-06T01:11:51Z"/>
          <w:rFonts w:hint="eastAsia"/>
          <w:sz w:val="24"/>
          <w:lang w:val="en-US" w:eastAsia="zh-CN"/>
          <w:rPrChange w:id="2988" w:author="  *^_^*" w:date="2020-09-06T12:40:09Z">
            <w:rPr>
              <w:ins w:id="2989" w:author="  *^_^*" w:date="2020-09-06T01:11:51Z"/>
              <w:rFonts w:hint="eastAsia"/>
              <w:lang w:val="en-US" w:eastAsia="zh-CN"/>
            </w:rPr>
          </w:rPrChange>
        </w:rPr>
        <w:pPrChange w:id="2986" w:author="  *^_^*" w:date="2020-09-05T23:41:16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2990" w:author="  *^_^*" w:date="2020-09-06T00:31:38Z">
        <w:r>
          <w:rPr>
            <w:rFonts w:hint="eastAsia"/>
            <w:sz w:val="24"/>
            <w:lang w:val="en-US" w:eastAsia="zh-CN"/>
            <w:rPrChange w:id="2991" w:author="  *^_^*" w:date="2020-09-06T12:40:09Z">
              <w:rPr>
                <w:rFonts w:hint="eastAsia"/>
                <w:lang w:val="en-US" w:eastAsia="zh-CN"/>
              </w:rPr>
            </w:rPrChange>
          </w:rPr>
          <w:t>通过</w:t>
        </w:r>
      </w:ins>
      <w:ins w:id="2993" w:author="  *^_^*" w:date="2020-09-06T00:31:39Z">
        <w:r>
          <w:rPr>
            <w:rFonts w:hint="eastAsia"/>
            <w:sz w:val="24"/>
            <w:lang w:val="en-US" w:eastAsia="zh-CN"/>
            <w:rPrChange w:id="2994" w:author="  *^_^*" w:date="2020-09-06T12:40:09Z">
              <w:rPr>
                <w:rFonts w:hint="eastAsia"/>
                <w:lang w:val="en-US" w:eastAsia="zh-CN"/>
              </w:rPr>
            </w:rPrChange>
          </w:rPr>
          <w:t>上述</w:t>
        </w:r>
      </w:ins>
      <w:ins w:id="2996" w:author="  *^_^*" w:date="2020-09-06T00:31:45Z">
        <w:r>
          <w:rPr>
            <w:rFonts w:hint="eastAsia"/>
            <w:sz w:val="24"/>
            <w:lang w:val="en-US" w:eastAsia="zh-CN"/>
            <w:rPrChange w:id="2997" w:author="  *^_^*" w:date="2020-09-06T12:40:09Z">
              <w:rPr>
                <w:rFonts w:hint="eastAsia"/>
                <w:lang w:val="en-US" w:eastAsia="zh-CN"/>
              </w:rPr>
            </w:rPrChange>
          </w:rPr>
          <w:t>模型我们</w:t>
        </w:r>
      </w:ins>
      <w:ins w:id="2999" w:author="  *^_^*" w:date="2020-09-06T00:31:46Z">
        <w:r>
          <w:rPr>
            <w:rFonts w:hint="eastAsia"/>
            <w:sz w:val="24"/>
            <w:lang w:val="en-US" w:eastAsia="zh-CN"/>
            <w:rPrChange w:id="3000" w:author="  *^_^*" w:date="2020-09-06T12:40:09Z">
              <w:rPr>
                <w:rFonts w:hint="eastAsia"/>
                <w:lang w:val="en-US" w:eastAsia="zh-CN"/>
              </w:rPr>
            </w:rPrChange>
          </w:rPr>
          <w:t>计算</w:t>
        </w:r>
      </w:ins>
      <w:ins w:id="3002" w:author="  *^_^*" w:date="2020-09-06T00:31:47Z">
        <w:r>
          <w:rPr>
            <w:rFonts w:hint="eastAsia"/>
            <w:sz w:val="24"/>
            <w:lang w:val="en-US" w:eastAsia="zh-CN"/>
            <w:rPrChange w:id="3003" w:author="  *^_^*" w:date="2020-09-06T12:40:09Z">
              <w:rPr>
                <w:rFonts w:hint="eastAsia"/>
                <w:lang w:val="en-US" w:eastAsia="zh-CN"/>
              </w:rPr>
            </w:rPrChange>
          </w:rPr>
          <w:t>得到了</w:t>
        </w:r>
      </w:ins>
      <w:ins w:id="3005" w:author="  *^_^*" w:date="2020-09-06T00:31:48Z">
        <w:r>
          <w:rPr>
            <w:rFonts w:hint="eastAsia"/>
            <w:sz w:val="24"/>
            <w:lang w:val="en-US" w:eastAsia="zh-CN"/>
            <w:rPrChange w:id="3006" w:author="  *^_^*" w:date="2020-09-06T12:40:09Z">
              <w:rPr>
                <w:rFonts w:hint="eastAsia"/>
                <w:lang w:val="en-US" w:eastAsia="zh-CN"/>
              </w:rPr>
            </w:rPrChange>
          </w:rPr>
          <w:t>垃圾</w:t>
        </w:r>
      </w:ins>
      <w:ins w:id="3008" w:author="  *^_^*" w:date="2020-09-06T00:31:51Z">
        <w:r>
          <w:rPr>
            <w:rFonts w:hint="eastAsia"/>
            <w:sz w:val="24"/>
            <w:lang w:val="en-US" w:eastAsia="zh-CN"/>
            <w:rPrChange w:id="3009" w:author="  *^_^*" w:date="2020-09-06T12:40:09Z">
              <w:rPr>
                <w:rFonts w:hint="eastAsia"/>
                <w:lang w:val="en-US" w:eastAsia="zh-CN"/>
              </w:rPr>
            </w:rPrChange>
          </w:rPr>
          <w:t>集聚点和</w:t>
        </w:r>
      </w:ins>
      <w:ins w:id="3011" w:author="  *^_^*" w:date="2020-09-06T00:31:59Z">
        <w:r>
          <w:rPr>
            <w:rFonts w:hint="eastAsia"/>
            <w:sz w:val="24"/>
            <w:lang w:val="en-US" w:eastAsia="zh-CN"/>
            <w:rPrChange w:id="3012" w:author="  *^_^*" w:date="2020-09-06T12:40:09Z">
              <w:rPr>
                <w:rFonts w:hint="eastAsia"/>
                <w:lang w:val="en-US" w:eastAsia="zh-CN"/>
              </w:rPr>
            </w:rPrChange>
          </w:rPr>
          <w:t>各</w:t>
        </w:r>
      </w:ins>
      <w:ins w:id="3014" w:author="  *^_^*" w:date="2020-09-06T00:32:02Z">
        <w:r>
          <w:rPr>
            <w:rFonts w:hint="eastAsia"/>
            <w:sz w:val="24"/>
            <w:lang w:val="en-US" w:eastAsia="zh-CN"/>
            <w:rPrChange w:id="3015" w:author="  *^_^*" w:date="2020-09-06T12:40:09Z">
              <w:rPr>
                <w:rFonts w:hint="eastAsia"/>
                <w:lang w:val="en-US" w:eastAsia="zh-CN"/>
              </w:rPr>
            </w:rPrChange>
          </w:rPr>
          <w:t>集聚点的</w:t>
        </w:r>
      </w:ins>
      <w:ins w:id="3017" w:author="  *^_^*" w:date="2020-09-06T00:32:03Z">
        <w:r>
          <w:rPr>
            <w:rFonts w:hint="eastAsia"/>
            <w:sz w:val="24"/>
            <w:lang w:val="en-US" w:eastAsia="zh-CN"/>
            <w:rPrChange w:id="3018" w:author="  *^_^*" w:date="2020-09-06T12:40:09Z">
              <w:rPr>
                <w:rFonts w:hint="eastAsia"/>
                <w:lang w:val="en-US" w:eastAsia="zh-CN"/>
              </w:rPr>
            </w:rPrChange>
          </w:rPr>
          <w:t>权重，</w:t>
        </w:r>
      </w:ins>
      <w:ins w:id="3020" w:author="  *^_^*" w:date="2020-09-06T01:08:26Z">
        <w:r>
          <w:rPr>
            <w:rFonts w:hint="eastAsia"/>
            <w:sz w:val="24"/>
            <w:lang w:val="en-US" w:eastAsia="zh-CN"/>
            <w:rPrChange w:id="3021" w:author="  *^_^*" w:date="2020-09-06T12:40:09Z">
              <w:rPr>
                <w:rFonts w:hint="eastAsia"/>
                <w:lang w:val="en-US" w:eastAsia="zh-CN"/>
              </w:rPr>
            </w:rPrChange>
          </w:rPr>
          <w:t>但</w:t>
        </w:r>
      </w:ins>
      <w:ins w:id="3023" w:author="  *^_^*" w:date="2020-09-06T00:32:29Z">
        <w:r>
          <w:rPr>
            <w:rFonts w:hint="eastAsia"/>
            <w:sz w:val="24"/>
            <w:lang w:val="en-US" w:eastAsia="zh-CN"/>
            <w:rPrChange w:id="3024" w:author="  *^_^*" w:date="2020-09-06T12:40:09Z">
              <w:rPr>
                <w:rFonts w:hint="eastAsia"/>
                <w:lang w:val="en-US" w:eastAsia="zh-CN"/>
              </w:rPr>
            </w:rPrChange>
          </w:rPr>
          <w:t>这样</w:t>
        </w:r>
      </w:ins>
      <w:ins w:id="3026" w:author="  *^_^*" w:date="2020-09-06T00:32:30Z">
        <w:r>
          <w:rPr>
            <w:rFonts w:hint="eastAsia"/>
            <w:sz w:val="24"/>
            <w:lang w:val="en-US" w:eastAsia="zh-CN"/>
            <w:rPrChange w:id="3027" w:author="  *^_^*" w:date="2020-09-06T12:40:09Z">
              <w:rPr>
                <w:rFonts w:hint="eastAsia"/>
                <w:lang w:val="en-US" w:eastAsia="zh-CN"/>
              </w:rPr>
            </w:rPrChange>
          </w:rPr>
          <w:t>得到的</w:t>
        </w:r>
      </w:ins>
      <w:ins w:id="3029" w:author="  *^_^*" w:date="2020-09-06T00:32:32Z">
        <w:r>
          <w:rPr>
            <w:rFonts w:hint="eastAsia"/>
            <w:sz w:val="24"/>
            <w:lang w:val="en-US" w:eastAsia="zh-CN"/>
            <w:rPrChange w:id="3030" w:author="  *^_^*" w:date="2020-09-06T12:40:09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3032" w:author="  *^_^*" w:date="2020-09-06T00:32:37Z">
        <w:r>
          <w:rPr>
            <w:rFonts w:hint="eastAsia"/>
            <w:sz w:val="24"/>
            <w:lang w:val="en-US" w:eastAsia="zh-CN"/>
            <w:rPrChange w:id="3033" w:author="  *^_^*" w:date="2020-09-06T12:40:09Z">
              <w:rPr>
                <w:rFonts w:hint="eastAsia"/>
                <w:lang w:val="en-US" w:eastAsia="zh-CN"/>
              </w:rPr>
            </w:rPrChange>
          </w:rPr>
          <w:t>数量</w:t>
        </w:r>
      </w:ins>
      <w:ins w:id="3035" w:author="  *^_^*" w:date="2020-09-06T00:47:51Z">
        <w:r>
          <w:rPr>
            <w:rFonts w:hint="eastAsia"/>
            <w:sz w:val="24"/>
            <w:lang w:val="en-US" w:eastAsia="zh-CN"/>
            <w:rPrChange w:id="3036" w:author="  *^_^*" w:date="2020-09-06T12:40:09Z">
              <w:rPr>
                <w:rFonts w:hint="eastAsia"/>
                <w:lang w:val="en-US" w:eastAsia="zh-CN"/>
              </w:rPr>
            </w:rPrChange>
          </w:rPr>
          <w:t>太大</w:t>
        </w:r>
      </w:ins>
      <w:ins w:id="3038" w:author="  *^_^*" w:date="2020-09-06T01:18:09Z">
        <w:r>
          <w:rPr>
            <w:rFonts w:hint="eastAsia"/>
            <w:sz w:val="24"/>
            <w:lang w:val="en-US" w:eastAsia="zh-CN"/>
            <w:rPrChange w:id="3039" w:author="  *^_^*" w:date="2020-09-06T12:40:09Z">
              <w:rPr>
                <w:rFonts w:hint="eastAsia"/>
                <w:lang w:val="en-US" w:eastAsia="zh-CN"/>
              </w:rPr>
            </w:rPrChange>
          </w:rPr>
          <w:t>（</w:t>
        </w:r>
      </w:ins>
      <w:ins w:id="3041" w:author="  *^_^*" w:date="2020-09-06T01:18:38Z">
        <w:r>
          <w:rPr>
            <w:rFonts w:hint="eastAsia"/>
            <w:sz w:val="24"/>
            <w:lang w:val="en-US" w:eastAsia="zh-CN"/>
            <w:rPrChange w:id="3042" w:author="  *^_^*" w:date="2020-09-06T12:40:09Z">
              <w:rPr>
                <w:rFonts w:hint="eastAsia"/>
                <w:lang w:val="en-US" w:eastAsia="zh-CN"/>
              </w:rPr>
            </w:rPrChange>
          </w:rPr>
          <w:fldChar w:fldCharType="begin"/>
        </w:r>
      </w:ins>
      <w:ins w:id="3044" w:author="  *^_^*" w:date="2020-09-06T01:18:38Z">
        <w:r>
          <w:rPr>
            <w:rFonts w:hint="eastAsia"/>
            <w:sz w:val="24"/>
            <w:lang w:val="en-US" w:eastAsia="zh-CN"/>
            <w:rPrChange w:id="3045" w:author="  *^_^*" w:date="2020-09-06T12:40:09Z">
              <w:rPr>
                <w:rFonts w:hint="eastAsia"/>
                <w:lang w:val="en-US" w:eastAsia="zh-CN"/>
              </w:rPr>
            </w:rPrChange>
          </w:rPr>
          <w:instrText xml:space="preserve"> REF _Ref31922 \h </w:instrText>
        </w:r>
      </w:ins>
      <w:ins w:id="3047" w:author="  *^_^*" w:date="2020-09-06T01:18:38Z">
        <w:r>
          <w:rPr>
            <w:rFonts w:hint="eastAsia"/>
            <w:sz w:val="24"/>
            <w:lang w:val="en-US" w:eastAsia="zh-CN"/>
            <w:rPrChange w:id="3048" w:author="  *^_^*" w:date="2020-09-06T12:40:09Z">
              <w:rPr>
                <w:rFonts w:hint="eastAsia"/>
                <w:lang w:val="en-US" w:eastAsia="zh-CN"/>
              </w:rPr>
            </w:rPrChange>
          </w:rPr>
          <w:fldChar w:fldCharType="separate"/>
        </w:r>
      </w:ins>
      <w:ins w:id="3050" w:author="  *^_^*" w:date="2020-09-06T01:18:38Z">
        <w:r>
          <w:rPr>
            <w:sz w:val="24"/>
            <w:rPrChange w:id="3051" w:author="  *^_^*" w:date="2020-09-06T12:40:09Z">
              <w:rPr/>
            </w:rPrChange>
          </w:rPr>
          <w:t>图 4</w:t>
        </w:r>
      </w:ins>
      <w:ins w:id="3053" w:author="  *^_^*" w:date="2020-09-06T01:18:38Z">
        <w:r>
          <w:rPr>
            <w:rFonts w:hint="eastAsia"/>
            <w:sz w:val="24"/>
            <w:lang w:val="en-US" w:eastAsia="zh-CN"/>
            <w:rPrChange w:id="3054" w:author="  *^_^*" w:date="2020-09-06T12:40:09Z">
              <w:rPr>
                <w:rFonts w:hint="eastAsia"/>
                <w:lang w:val="en-US" w:eastAsia="zh-CN"/>
              </w:rPr>
            </w:rPrChange>
          </w:rPr>
          <w:fldChar w:fldCharType="end"/>
        </w:r>
      </w:ins>
      <w:ins w:id="3056" w:author="  *^_^*" w:date="2020-09-06T01:18:40Z">
        <w:r>
          <w:rPr>
            <w:rFonts w:hint="eastAsia"/>
            <w:sz w:val="24"/>
            <w:lang w:val="en-US" w:eastAsia="zh-CN"/>
            <w:rPrChange w:id="3057" w:author="  *^_^*" w:date="2020-09-06T12:40:09Z">
              <w:rPr>
                <w:rFonts w:hint="eastAsia"/>
                <w:lang w:val="en-US" w:eastAsia="zh-CN"/>
              </w:rPr>
            </w:rPrChange>
          </w:rPr>
          <w:t>）</w:t>
        </w:r>
      </w:ins>
      <w:ins w:id="3059" w:author="  *^_^*" w:date="2020-09-06T00:47:51Z">
        <w:r>
          <w:rPr>
            <w:rFonts w:hint="eastAsia"/>
            <w:sz w:val="24"/>
            <w:lang w:val="en-US" w:eastAsia="zh-CN"/>
            <w:rPrChange w:id="3060" w:author="  *^_^*" w:date="2020-09-06T12:40:09Z">
              <w:rPr>
                <w:rFonts w:hint="eastAsia"/>
                <w:lang w:val="en-US" w:eastAsia="zh-CN"/>
              </w:rPr>
            </w:rPrChange>
          </w:rPr>
          <w:t>，</w:t>
        </w:r>
      </w:ins>
      <w:ins w:id="3062" w:author="  *^_^*" w:date="2020-09-06T00:47:58Z">
        <w:r>
          <w:rPr>
            <w:rFonts w:hint="eastAsia"/>
            <w:sz w:val="24"/>
            <w:lang w:val="en-US" w:eastAsia="zh-CN"/>
            <w:rPrChange w:id="3063" w:author="  *^_^*" w:date="2020-09-06T12:40:09Z">
              <w:rPr>
                <w:rFonts w:hint="eastAsia"/>
                <w:lang w:val="en-US" w:eastAsia="zh-CN"/>
              </w:rPr>
            </w:rPrChange>
          </w:rPr>
          <w:t>且没有</w:t>
        </w:r>
      </w:ins>
      <w:ins w:id="3065" w:author="  *^_^*" w:date="2020-09-06T00:48:02Z">
        <w:r>
          <w:rPr>
            <w:rFonts w:hint="eastAsia"/>
            <w:sz w:val="24"/>
            <w:lang w:val="en-US" w:eastAsia="zh-CN"/>
            <w:rPrChange w:id="3066" w:author="  *^_^*" w:date="2020-09-06T12:40:09Z">
              <w:rPr>
                <w:rFonts w:hint="eastAsia"/>
                <w:lang w:val="en-US" w:eastAsia="zh-CN"/>
              </w:rPr>
            </w:rPrChange>
          </w:rPr>
          <w:t>参考</w:t>
        </w:r>
      </w:ins>
      <w:ins w:id="3068" w:author="  *^_^*" w:date="2020-09-06T00:48:08Z">
        <w:r>
          <w:rPr>
            <w:rFonts w:hint="eastAsia"/>
            <w:sz w:val="24"/>
            <w:lang w:val="en-US" w:eastAsia="zh-CN"/>
            <w:rPrChange w:id="3069" w:author="  *^_^*" w:date="2020-09-06T12:40:09Z">
              <w:rPr>
                <w:rFonts w:hint="eastAsia"/>
                <w:lang w:val="en-US" w:eastAsia="zh-CN"/>
              </w:rPr>
            </w:rPrChange>
          </w:rPr>
          <w:t>权重</w:t>
        </w:r>
      </w:ins>
      <w:ins w:id="3071" w:author="  *^_^*" w:date="2020-09-06T00:48:09Z">
        <w:r>
          <w:rPr>
            <w:rFonts w:hint="eastAsia"/>
            <w:sz w:val="24"/>
            <w:lang w:val="en-US" w:eastAsia="zh-CN"/>
            <w:rPrChange w:id="3072" w:author="  *^_^*" w:date="2020-09-06T12:40:09Z">
              <w:rPr>
                <w:rFonts w:hint="eastAsia"/>
                <w:lang w:val="en-US" w:eastAsia="zh-CN"/>
              </w:rPr>
            </w:rPrChange>
          </w:rPr>
          <w:t>与</w:t>
        </w:r>
      </w:ins>
      <w:ins w:id="3074" w:author="  *^_^*" w:date="2020-09-06T00:48:10Z">
        <w:r>
          <w:rPr>
            <w:rFonts w:hint="eastAsia"/>
            <w:sz w:val="24"/>
            <w:lang w:val="en-US" w:eastAsia="zh-CN"/>
            <w:rPrChange w:id="3075" w:author="  *^_^*" w:date="2020-09-06T12:40:09Z">
              <w:rPr>
                <w:rFonts w:hint="eastAsia"/>
                <w:lang w:val="en-US" w:eastAsia="zh-CN"/>
              </w:rPr>
            </w:rPrChange>
          </w:rPr>
          <w:t>密度，</w:t>
        </w:r>
      </w:ins>
      <w:ins w:id="3077" w:author="  *^_^*" w:date="2020-09-06T00:48:13Z">
        <w:r>
          <w:rPr>
            <w:rFonts w:hint="eastAsia"/>
            <w:sz w:val="24"/>
            <w:lang w:val="en-US" w:eastAsia="zh-CN"/>
            <w:rPrChange w:id="3078" w:author="  *^_^*" w:date="2020-09-06T12:40:09Z">
              <w:rPr>
                <w:rFonts w:hint="eastAsia"/>
                <w:lang w:val="en-US" w:eastAsia="zh-CN"/>
              </w:rPr>
            </w:rPrChange>
          </w:rPr>
          <w:t>参考意义</w:t>
        </w:r>
      </w:ins>
      <w:ins w:id="3080" w:author="  *^_^*" w:date="2020-09-06T00:48:14Z">
        <w:r>
          <w:rPr>
            <w:rFonts w:hint="eastAsia"/>
            <w:sz w:val="24"/>
            <w:lang w:val="en-US" w:eastAsia="zh-CN"/>
            <w:rPrChange w:id="3081" w:author="  *^_^*" w:date="2020-09-06T12:40:09Z">
              <w:rPr>
                <w:rFonts w:hint="eastAsia"/>
                <w:lang w:val="en-US" w:eastAsia="zh-CN"/>
              </w:rPr>
            </w:rPrChange>
          </w:rPr>
          <w:t>不大。</w:t>
        </w:r>
      </w:ins>
      <w:ins w:id="3083" w:author="  *^_^*" w:date="2020-09-06T00:48:26Z">
        <w:r>
          <w:rPr>
            <w:rFonts w:hint="eastAsia"/>
            <w:sz w:val="24"/>
            <w:lang w:val="en-US" w:eastAsia="zh-CN"/>
            <w:rPrChange w:id="3084" w:author="  *^_^*" w:date="2020-09-06T12:40:09Z">
              <w:rPr>
                <w:rFonts w:hint="eastAsia"/>
                <w:lang w:val="en-US" w:eastAsia="zh-CN"/>
              </w:rPr>
            </w:rPrChange>
          </w:rPr>
          <w:t>对于</w:t>
        </w:r>
      </w:ins>
      <w:ins w:id="3086" w:author="  *^_^*" w:date="2020-09-06T00:48:28Z">
        <w:r>
          <w:rPr>
            <w:rFonts w:hint="eastAsia"/>
            <w:sz w:val="24"/>
            <w:lang w:val="en-US" w:eastAsia="zh-CN"/>
            <w:rPrChange w:id="3087" w:author="  *^_^*" w:date="2020-09-06T12:40:09Z">
              <w:rPr>
                <w:rFonts w:hint="eastAsia"/>
                <w:lang w:val="en-US" w:eastAsia="zh-CN"/>
              </w:rPr>
            </w:rPrChange>
          </w:rPr>
          <w:t>垃圾</w:t>
        </w:r>
      </w:ins>
      <w:ins w:id="3089" w:author="  *^_^*" w:date="2020-09-06T00:48:32Z">
        <w:r>
          <w:rPr>
            <w:rFonts w:hint="eastAsia"/>
            <w:sz w:val="24"/>
            <w:lang w:val="en-US" w:eastAsia="zh-CN"/>
            <w:rPrChange w:id="3090" w:author="  *^_^*" w:date="2020-09-06T12:40:09Z">
              <w:rPr>
                <w:rFonts w:hint="eastAsia"/>
                <w:lang w:val="en-US" w:eastAsia="zh-CN"/>
              </w:rPr>
            </w:rPrChange>
          </w:rPr>
          <w:t>整治，</w:t>
        </w:r>
      </w:ins>
      <w:ins w:id="3092" w:author="  *^_^*" w:date="2020-09-06T00:48:38Z">
        <w:r>
          <w:rPr>
            <w:rFonts w:hint="eastAsia"/>
            <w:sz w:val="24"/>
            <w:lang w:val="en-US" w:eastAsia="zh-CN"/>
            <w:rPrChange w:id="3093" w:author="  *^_^*" w:date="2020-09-06T12:40:09Z">
              <w:rPr>
                <w:rFonts w:hint="eastAsia"/>
                <w:lang w:val="en-US" w:eastAsia="zh-CN"/>
              </w:rPr>
            </w:rPrChange>
          </w:rPr>
          <w:t>给出</w:t>
        </w:r>
      </w:ins>
      <w:ins w:id="3095" w:author="  *^_^*" w:date="2020-09-06T00:48:42Z">
        <w:r>
          <w:rPr>
            <w:rFonts w:hint="eastAsia"/>
            <w:sz w:val="24"/>
            <w:lang w:val="en-US" w:eastAsia="zh-CN"/>
            <w:rPrChange w:id="3096" w:author="  *^_^*" w:date="2020-09-06T12:40:09Z">
              <w:rPr>
                <w:rFonts w:hint="eastAsia"/>
                <w:lang w:val="en-US" w:eastAsia="zh-CN"/>
              </w:rPr>
            </w:rPrChange>
          </w:rPr>
          <w:t>集聚</w:t>
        </w:r>
      </w:ins>
      <w:ins w:id="3098" w:author="  *^_^*" w:date="2020-09-06T00:48:45Z">
        <w:r>
          <w:rPr>
            <w:rFonts w:hint="eastAsia"/>
            <w:sz w:val="24"/>
            <w:lang w:val="en-US" w:eastAsia="zh-CN"/>
            <w:rPrChange w:id="3099" w:author="  *^_^*" w:date="2020-09-06T12:40:09Z">
              <w:rPr>
                <w:rFonts w:hint="eastAsia"/>
                <w:lang w:val="en-US" w:eastAsia="zh-CN"/>
              </w:rPr>
            </w:rPrChange>
          </w:rPr>
          <w:t>的</w:t>
        </w:r>
      </w:ins>
      <w:ins w:id="3101" w:author="  *^_^*" w:date="2020-09-06T00:48:51Z">
        <w:r>
          <w:rPr>
            <w:rFonts w:hint="eastAsia"/>
            <w:sz w:val="24"/>
            <w:lang w:val="en-US" w:eastAsia="zh-CN"/>
            <w:rPrChange w:id="3102" w:author="  *^_^*" w:date="2020-09-06T12:40:09Z">
              <w:rPr>
                <w:rFonts w:hint="eastAsia"/>
                <w:lang w:val="en-US" w:eastAsia="zh-CN"/>
              </w:rPr>
            </w:rPrChange>
          </w:rPr>
          <w:t>中心</w:t>
        </w:r>
      </w:ins>
      <w:ins w:id="3104" w:author="  *^_^*" w:date="2020-09-06T00:48:52Z">
        <w:r>
          <w:rPr>
            <w:rFonts w:hint="eastAsia"/>
            <w:sz w:val="24"/>
            <w:lang w:val="en-US" w:eastAsia="zh-CN"/>
            <w:rPrChange w:id="3105" w:author="  *^_^*" w:date="2020-09-06T12:40:09Z">
              <w:rPr>
                <w:rFonts w:hint="eastAsia"/>
                <w:lang w:val="en-US" w:eastAsia="zh-CN"/>
              </w:rPr>
            </w:rPrChange>
          </w:rPr>
          <w:t>与</w:t>
        </w:r>
      </w:ins>
      <w:ins w:id="3107" w:author="  *^_^*" w:date="2020-09-06T00:48:53Z">
        <w:r>
          <w:rPr>
            <w:rFonts w:hint="eastAsia"/>
            <w:sz w:val="24"/>
            <w:lang w:val="en-US" w:eastAsia="zh-CN"/>
            <w:rPrChange w:id="3108" w:author="  *^_^*" w:date="2020-09-06T12:40:09Z">
              <w:rPr>
                <w:rFonts w:hint="eastAsia"/>
                <w:lang w:val="en-US" w:eastAsia="zh-CN"/>
              </w:rPr>
            </w:rPrChange>
          </w:rPr>
          <w:t>参考</w:t>
        </w:r>
      </w:ins>
      <w:ins w:id="3110" w:author="  *^_^*" w:date="2020-09-06T00:48:54Z">
        <w:r>
          <w:rPr>
            <w:rFonts w:hint="eastAsia"/>
            <w:sz w:val="24"/>
            <w:lang w:val="en-US" w:eastAsia="zh-CN"/>
            <w:rPrChange w:id="3111" w:author="  *^_^*" w:date="2020-09-06T12:40:09Z">
              <w:rPr>
                <w:rFonts w:hint="eastAsia"/>
                <w:lang w:val="en-US" w:eastAsia="zh-CN"/>
              </w:rPr>
            </w:rPrChange>
          </w:rPr>
          <w:t>位置</w:t>
        </w:r>
      </w:ins>
      <w:ins w:id="3113" w:author="  *^_^*" w:date="2020-09-06T00:48:57Z">
        <w:r>
          <w:rPr>
            <w:rFonts w:hint="eastAsia"/>
            <w:sz w:val="24"/>
            <w:lang w:val="en-US" w:eastAsia="zh-CN"/>
            <w:rPrChange w:id="3114" w:author="  *^_^*" w:date="2020-09-06T12:40:09Z">
              <w:rPr>
                <w:rFonts w:hint="eastAsia"/>
                <w:lang w:val="en-US" w:eastAsia="zh-CN"/>
              </w:rPr>
            </w:rPrChange>
          </w:rPr>
          <w:t>便</w:t>
        </w:r>
      </w:ins>
      <w:ins w:id="3116" w:author="  *^_^*" w:date="2020-09-06T00:48:58Z">
        <w:r>
          <w:rPr>
            <w:rFonts w:hint="eastAsia"/>
            <w:sz w:val="24"/>
            <w:lang w:val="en-US" w:eastAsia="zh-CN"/>
            <w:rPrChange w:id="3117" w:author="  *^_^*" w:date="2020-09-06T12:40:09Z">
              <w:rPr>
                <w:rFonts w:hint="eastAsia"/>
                <w:lang w:val="en-US" w:eastAsia="zh-CN"/>
              </w:rPr>
            </w:rPrChange>
          </w:rPr>
          <w:t>显得</w:t>
        </w:r>
      </w:ins>
      <w:ins w:id="3119" w:author="  *^_^*" w:date="2020-09-06T00:48:59Z">
        <w:r>
          <w:rPr>
            <w:rFonts w:hint="eastAsia"/>
            <w:sz w:val="24"/>
            <w:lang w:val="en-US" w:eastAsia="zh-CN"/>
            <w:rPrChange w:id="3120" w:author="  *^_^*" w:date="2020-09-06T12:40:09Z">
              <w:rPr>
                <w:rFonts w:hint="eastAsia"/>
                <w:lang w:val="en-US" w:eastAsia="zh-CN"/>
              </w:rPr>
            </w:rPrChange>
          </w:rPr>
          <w:t>更</w:t>
        </w:r>
      </w:ins>
      <w:ins w:id="3122" w:author="  *^_^*" w:date="2020-09-06T00:49:01Z">
        <w:r>
          <w:rPr>
            <w:rFonts w:hint="eastAsia"/>
            <w:sz w:val="24"/>
            <w:lang w:val="en-US" w:eastAsia="zh-CN"/>
            <w:rPrChange w:id="3123" w:author="  *^_^*" w:date="2020-09-06T12:40:09Z">
              <w:rPr>
                <w:rFonts w:hint="eastAsia"/>
                <w:lang w:val="en-US" w:eastAsia="zh-CN"/>
              </w:rPr>
            </w:rPrChange>
          </w:rPr>
          <w:t>为</w:t>
        </w:r>
      </w:ins>
      <w:ins w:id="3125" w:author="  *^_^*" w:date="2020-09-06T00:49:02Z">
        <w:r>
          <w:rPr>
            <w:rFonts w:hint="eastAsia"/>
            <w:sz w:val="24"/>
            <w:lang w:val="en-US" w:eastAsia="zh-CN"/>
            <w:rPrChange w:id="3126" w:author="  *^_^*" w:date="2020-09-06T12:40:09Z">
              <w:rPr>
                <w:rFonts w:hint="eastAsia"/>
                <w:lang w:val="en-US" w:eastAsia="zh-CN"/>
              </w:rPr>
            </w:rPrChange>
          </w:rPr>
          <w:t>重要</w:t>
        </w:r>
      </w:ins>
      <w:ins w:id="3128" w:author="  *^_^*" w:date="2020-09-06T00:49:03Z">
        <w:r>
          <w:rPr>
            <w:rFonts w:hint="eastAsia"/>
            <w:sz w:val="24"/>
            <w:lang w:val="en-US" w:eastAsia="zh-CN"/>
            <w:rPrChange w:id="3129" w:author="  *^_^*" w:date="2020-09-06T12:40:09Z">
              <w:rPr>
                <w:rFonts w:hint="eastAsia"/>
                <w:lang w:val="en-US" w:eastAsia="zh-CN"/>
              </w:rPr>
            </w:rPrChange>
          </w:rPr>
          <w:t>和</w:t>
        </w:r>
      </w:ins>
      <w:ins w:id="3131" w:author="  *^_^*" w:date="2020-09-06T00:49:04Z">
        <w:r>
          <w:rPr>
            <w:rFonts w:hint="eastAsia"/>
            <w:sz w:val="24"/>
            <w:lang w:val="en-US" w:eastAsia="zh-CN"/>
            <w:rPrChange w:id="3132" w:author="  *^_^*" w:date="2020-09-06T12:40:09Z">
              <w:rPr>
                <w:rFonts w:hint="eastAsia"/>
                <w:lang w:val="en-US" w:eastAsia="zh-CN"/>
              </w:rPr>
            </w:rPrChange>
          </w:rPr>
          <w:t>可</w:t>
        </w:r>
      </w:ins>
      <w:ins w:id="3134" w:author="  *^_^*" w:date="2020-09-06T00:49:06Z">
        <w:r>
          <w:rPr>
            <w:rFonts w:hint="eastAsia"/>
            <w:sz w:val="24"/>
            <w:lang w:val="en-US" w:eastAsia="zh-CN"/>
            <w:rPrChange w:id="3135" w:author="  *^_^*" w:date="2020-09-06T12:40:09Z">
              <w:rPr>
                <w:rFonts w:hint="eastAsia"/>
                <w:lang w:val="en-US" w:eastAsia="zh-CN"/>
              </w:rPr>
            </w:rPrChange>
          </w:rPr>
          <w:t>操作性。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jc w:val="center"/>
        <w:textAlignment w:val="auto"/>
        <w:rPr>
          <w:ins w:id="3138" w:author="  *^_^*" w:date="2020-09-06T01:17:19Z"/>
          <w:rFonts w:hint="default"/>
          <w:lang w:val="en-US" w:eastAsia="zh-CN"/>
        </w:rPr>
        <w:pPrChange w:id="3137" w:author="  *^_^*" w:date="2020-09-06T11:02:55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139" w:author="  *^_^*" w:date="2020-09-06T01:16:19Z">
        <w:r>
          <w:rPr>
            <w:rFonts w:hint="default"/>
            <w:lang w:val="en-US" w:eastAsia="zh-CN"/>
          </w:rPr>
          <w:drawing>
            <wp:inline distT="0" distB="0" distL="114300" distR="114300">
              <wp:extent cx="2663825" cy="2153920"/>
              <wp:effectExtent l="0" t="0" r="3175" b="10160"/>
              <wp:docPr id="5" name="图片 5" descr="湛江湾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图片 5" descr="湛江湾1"/>
                      <pic:cNvPicPr>
                        <a:picLocks noChangeAspect="1"/>
                      </pic:cNvPicPr>
                    </pic:nvPicPr>
                    <pic:blipFill>
                      <a:blip r:embed="rId105"/>
                      <a:srcRect l="47224" t="50580" r="44316" b="357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3825" cy="2153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jc w:val="center"/>
        <w:textAlignment w:val="auto"/>
        <w:rPr>
          <w:ins w:id="3142" w:author="  *^_^*" w:date="2020-09-06T01:20:39Z"/>
          <w:rFonts w:hint="eastAsia"/>
          <w:lang w:val="en-US" w:eastAsia="zh-CN"/>
        </w:rPr>
        <w:pPrChange w:id="3141" w:author="  *^_^*" w:date="2020-09-06T11:02:55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143" w:author="  *^_^*" w:date="2020-09-06T01:17:19Z">
        <w:bookmarkStart w:id="4" w:name="_Ref31922"/>
        <w:bookmarkStart w:id="5" w:name="_Ref31880"/>
        <w:r>
          <w:rPr/>
          <w:t xml:space="preserve">图 </w:t>
        </w:r>
      </w:ins>
      <w:ins w:id="3144" w:author="  *^_^*" w:date="2020-09-06T01:17:19Z">
        <w:r>
          <w:rPr/>
          <w:fldChar w:fldCharType="begin"/>
        </w:r>
      </w:ins>
      <w:ins w:id="3145" w:author="  *^_^*" w:date="2020-09-06T01:17:19Z">
        <w:r>
          <w:rPr/>
          <w:instrText xml:space="preserve"> SEQ 图 \* ARABIC </w:instrText>
        </w:r>
      </w:ins>
      <w:ins w:id="3146" w:author="  *^_^*" w:date="2020-09-06T01:17:19Z">
        <w:r>
          <w:rPr/>
          <w:fldChar w:fldCharType="separate"/>
        </w:r>
      </w:ins>
      <w:ins w:id="3147" w:author="  *^_^*" w:date="2020-09-06T11:53:48Z">
        <w:r>
          <w:rPr/>
          <w:t>4</w:t>
        </w:r>
      </w:ins>
      <w:ins w:id="3148" w:author="  *^_^*" w:date="2020-09-06T01:17:19Z">
        <w:r>
          <w:rPr/>
          <w:fldChar w:fldCharType="end"/>
        </w:r>
        <w:bookmarkEnd w:id="4"/>
      </w:ins>
      <w:ins w:id="3149" w:author="  *^_^*" w:date="2020-09-06T01:17:21Z">
        <w:r>
          <w:rPr>
            <w:rFonts w:hint="eastAsia"/>
            <w:lang w:val="en-US" w:eastAsia="zh-CN"/>
          </w:rPr>
          <w:t xml:space="preserve"> </w:t>
        </w:r>
      </w:ins>
      <w:ins w:id="3150" w:author="  *^_^*" w:date="2020-09-06T01:17:23Z">
        <w:r>
          <w:rPr>
            <w:rFonts w:hint="eastAsia"/>
            <w:lang w:val="en-US" w:eastAsia="zh-CN"/>
          </w:rPr>
          <w:t>湛江湾</w:t>
        </w:r>
      </w:ins>
      <w:ins w:id="3151" w:author="  *^_^*" w:date="2020-09-06T01:17:26Z">
        <w:r>
          <w:rPr>
            <w:rFonts w:hint="eastAsia"/>
            <w:lang w:val="en-US" w:eastAsia="zh-CN"/>
          </w:rPr>
          <w:t>东海</w:t>
        </w:r>
      </w:ins>
      <w:ins w:id="3152" w:author="  *^_^*" w:date="2020-09-06T01:17:27Z">
        <w:r>
          <w:rPr>
            <w:rFonts w:hint="eastAsia"/>
            <w:lang w:val="en-US" w:eastAsia="zh-CN"/>
          </w:rPr>
          <w:t>岛</w:t>
        </w:r>
      </w:ins>
      <w:ins w:id="3153" w:author="  *^_^*" w:date="2020-09-06T01:17:29Z">
        <w:r>
          <w:rPr>
            <w:rFonts w:hint="eastAsia"/>
            <w:lang w:val="en-US" w:eastAsia="zh-CN"/>
          </w:rPr>
          <w:t>北部</w:t>
        </w:r>
      </w:ins>
      <w:ins w:id="3154" w:author="  *^_^*" w:date="2020-09-06T01:17:31Z">
        <w:r>
          <w:rPr>
            <w:rFonts w:hint="eastAsia"/>
            <w:lang w:val="en-US" w:eastAsia="zh-CN"/>
          </w:rPr>
          <w:t>垃圾</w:t>
        </w:r>
      </w:ins>
      <w:ins w:id="3155" w:author="  *^_^*" w:date="2020-09-06T01:17:34Z">
        <w:r>
          <w:rPr>
            <w:rFonts w:hint="eastAsia"/>
            <w:lang w:val="en-US" w:eastAsia="zh-CN"/>
          </w:rPr>
          <w:t>集聚点</w:t>
        </w:r>
      </w:ins>
      <w:ins w:id="3156" w:author="  *^_^*" w:date="2020-09-06T01:17:37Z">
        <w:r>
          <w:rPr>
            <w:rFonts w:hint="eastAsia"/>
            <w:lang w:val="en-US" w:eastAsia="zh-CN"/>
          </w:rPr>
          <w:t>分布</w:t>
        </w:r>
        <w:bookmarkEnd w:id="5"/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0" w:firstLineChars="200"/>
        <w:textAlignment w:val="auto"/>
        <w:rPr>
          <w:ins w:id="3158" w:author="  *^_^*" w:date="2020-09-06T01:24:08Z"/>
          <w:rFonts w:hint="eastAsia"/>
          <w:sz w:val="24"/>
          <w:lang w:val="en-US" w:eastAsia="zh-CN"/>
          <w:rPrChange w:id="3159" w:author="  *^_^*" w:date="2020-09-06T12:40:25Z">
            <w:rPr>
              <w:ins w:id="3160" w:author="  *^_^*" w:date="2020-09-06T01:24:08Z"/>
              <w:rFonts w:hint="eastAsia"/>
              <w:lang w:val="en-US" w:eastAsia="zh-CN"/>
            </w:rPr>
          </w:rPrChange>
        </w:rPr>
        <w:pPrChange w:id="3157" w:author="  *^_^*" w:date="2020-09-06T01:24:16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161" w:author="  *^_^*" w:date="2020-09-06T01:20:47Z">
        <w:r>
          <w:rPr>
            <w:rFonts w:hint="eastAsia"/>
            <w:sz w:val="24"/>
            <w:lang w:val="en-US" w:eastAsia="zh-CN"/>
            <w:rPrChange w:id="3162" w:author="  *^_^*" w:date="2020-09-06T12:40:25Z">
              <w:rPr>
                <w:rFonts w:hint="eastAsia"/>
                <w:lang w:val="en-US" w:eastAsia="zh-CN"/>
              </w:rPr>
            </w:rPrChange>
          </w:rPr>
          <w:t>现在</w:t>
        </w:r>
      </w:ins>
      <w:ins w:id="3164" w:author="  *^_^*" w:date="2020-09-06T01:20:48Z">
        <w:r>
          <w:rPr>
            <w:rFonts w:hint="eastAsia"/>
            <w:sz w:val="24"/>
            <w:lang w:val="en-US" w:eastAsia="zh-CN"/>
            <w:rPrChange w:id="3165" w:author="  *^_^*" w:date="2020-09-06T12:40:25Z">
              <w:rPr>
                <w:rFonts w:hint="eastAsia"/>
                <w:lang w:val="en-US" w:eastAsia="zh-CN"/>
              </w:rPr>
            </w:rPrChange>
          </w:rPr>
          <w:t>考虑，</w:t>
        </w:r>
      </w:ins>
      <w:ins w:id="3167" w:author="  *^_^*" w:date="2020-09-06T01:20:50Z">
        <w:r>
          <w:rPr>
            <w:rFonts w:hint="eastAsia"/>
            <w:sz w:val="24"/>
            <w:lang w:val="en-US" w:eastAsia="zh-CN"/>
            <w:rPrChange w:id="3168" w:author="  *^_^*" w:date="2020-09-06T12:40:25Z">
              <w:rPr>
                <w:rFonts w:hint="eastAsia"/>
                <w:lang w:val="en-US" w:eastAsia="zh-CN"/>
              </w:rPr>
            </w:rPrChange>
          </w:rPr>
          <w:t>当</w:t>
        </w:r>
      </w:ins>
      <w:ins w:id="3170" w:author="  *^_^*" w:date="2020-09-06T01:20:51Z">
        <w:r>
          <w:rPr>
            <w:rFonts w:hint="eastAsia"/>
            <w:sz w:val="24"/>
            <w:lang w:val="en-US" w:eastAsia="zh-CN"/>
            <w:rPrChange w:id="3171" w:author="  *^_^*" w:date="2020-09-06T12:40:25Z">
              <w:rPr>
                <w:rFonts w:hint="eastAsia"/>
                <w:lang w:val="en-US" w:eastAsia="zh-CN"/>
              </w:rPr>
            </w:rPrChange>
          </w:rPr>
          <w:t>给出</w:t>
        </w:r>
      </w:ins>
      <w:ins w:id="3173" w:author="  *^_^*" w:date="2020-09-06T01:20:53Z">
        <w:r>
          <w:rPr>
            <w:rFonts w:hint="eastAsia"/>
            <w:sz w:val="24"/>
            <w:lang w:val="en-US" w:eastAsia="zh-CN"/>
            <w:rPrChange w:id="3174" w:author="  *^_^*" w:date="2020-09-06T12:40:25Z">
              <w:rPr>
                <w:rFonts w:hint="eastAsia"/>
                <w:lang w:val="en-US" w:eastAsia="zh-CN"/>
              </w:rPr>
            </w:rPrChange>
          </w:rPr>
          <w:t>所有</w:t>
        </w:r>
      </w:ins>
      <w:ins w:id="3176" w:author="  *^_^*" w:date="2020-09-06T01:20:54Z">
        <w:r>
          <w:rPr>
            <w:rFonts w:hint="eastAsia"/>
            <w:sz w:val="24"/>
            <w:lang w:val="en-US" w:eastAsia="zh-CN"/>
            <w:rPrChange w:id="3177" w:author="  *^_^*" w:date="2020-09-06T12:40:25Z">
              <w:rPr>
                <w:rFonts w:hint="eastAsia"/>
                <w:lang w:val="en-US" w:eastAsia="zh-CN"/>
              </w:rPr>
            </w:rPrChange>
          </w:rPr>
          <w:t>可能的</w:t>
        </w:r>
      </w:ins>
      <w:ins w:id="3179" w:author="  *^_^*" w:date="2020-09-06T01:20:55Z">
        <w:r>
          <w:rPr>
            <w:rFonts w:hint="eastAsia"/>
            <w:sz w:val="24"/>
            <w:lang w:val="en-US" w:eastAsia="zh-CN"/>
            <w:rPrChange w:id="3180" w:author="  *^_^*" w:date="2020-09-06T12:40:25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3182" w:author="  *^_^*" w:date="2020-09-06T01:20:58Z">
        <w:r>
          <w:rPr>
            <w:rFonts w:hint="eastAsia"/>
            <w:sz w:val="24"/>
            <w:lang w:val="en-US" w:eastAsia="zh-CN"/>
            <w:rPrChange w:id="3183" w:author="  *^_^*" w:date="2020-09-06T12:40:25Z">
              <w:rPr>
                <w:rFonts w:hint="eastAsia"/>
                <w:lang w:val="en-US" w:eastAsia="zh-CN"/>
              </w:rPr>
            </w:rPrChange>
          </w:rPr>
          <w:t>与</w:t>
        </w:r>
      </w:ins>
      <w:ins w:id="3185" w:author="  *^_^*" w:date="2020-09-06T01:20:59Z">
        <w:r>
          <w:rPr>
            <w:rFonts w:hint="eastAsia"/>
            <w:sz w:val="24"/>
            <w:lang w:val="en-US" w:eastAsia="zh-CN"/>
            <w:rPrChange w:id="3186" w:author="  *^_^*" w:date="2020-09-06T12:40:25Z">
              <w:rPr>
                <w:rFonts w:hint="eastAsia"/>
                <w:lang w:val="en-US" w:eastAsia="zh-CN"/>
              </w:rPr>
            </w:rPrChange>
          </w:rPr>
          <w:t>各</w:t>
        </w:r>
      </w:ins>
      <w:ins w:id="3188" w:author="  *^_^*" w:date="2020-09-06T01:21:00Z">
        <w:r>
          <w:rPr>
            <w:rFonts w:hint="eastAsia"/>
            <w:sz w:val="24"/>
            <w:lang w:val="en-US" w:eastAsia="zh-CN"/>
            <w:rPrChange w:id="3189" w:author="  *^_^*" w:date="2020-09-06T12:40:25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3191" w:author="  *^_^*" w:date="2020-09-06T01:21:01Z">
        <w:r>
          <w:rPr>
            <w:rFonts w:hint="eastAsia"/>
            <w:sz w:val="24"/>
            <w:lang w:val="en-US" w:eastAsia="zh-CN"/>
            <w:rPrChange w:id="3192" w:author="  *^_^*" w:date="2020-09-06T12:40:25Z">
              <w:rPr>
                <w:rFonts w:hint="eastAsia"/>
                <w:lang w:val="en-US" w:eastAsia="zh-CN"/>
              </w:rPr>
            </w:rPrChange>
          </w:rPr>
          <w:t>的</w:t>
        </w:r>
      </w:ins>
      <w:ins w:id="3194" w:author="  *^_^*" w:date="2020-09-06T01:21:03Z">
        <w:r>
          <w:rPr>
            <w:rFonts w:hint="eastAsia"/>
            <w:sz w:val="24"/>
            <w:lang w:val="en-US" w:eastAsia="zh-CN"/>
            <w:rPrChange w:id="3195" w:author="  *^_^*" w:date="2020-09-06T12:40:25Z">
              <w:rPr>
                <w:rFonts w:hint="eastAsia"/>
                <w:lang w:val="en-US" w:eastAsia="zh-CN"/>
              </w:rPr>
            </w:rPrChange>
          </w:rPr>
          <w:t>权重后，</w:t>
        </w:r>
      </w:ins>
      <w:ins w:id="3197" w:author="  *^_^*" w:date="2020-09-06T01:21:05Z">
        <w:r>
          <w:rPr>
            <w:rFonts w:hint="eastAsia"/>
            <w:sz w:val="24"/>
            <w:lang w:val="en-US" w:eastAsia="zh-CN"/>
            <w:rPrChange w:id="3198" w:author="  *^_^*" w:date="2020-09-06T12:40:25Z">
              <w:rPr>
                <w:rFonts w:hint="eastAsia"/>
                <w:lang w:val="en-US" w:eastAsia="zh-CN"/>
              </w:rPr>
            </w:rPrChange>
          </w:rPr>
          <w:t>希望</w:t>
        </w:r>
      </w:ins>
      <w:ins w:id="3200" w:author="  *^_^*" w:date="2020-09-06T01:21:18Z">
        <w:r>
          <w:rPr>
            <w:rFonts w:hint="eastAsia"/>
            <w:sz w:val="24"/>
            <w:lang w:val="en-US" w:eastAsia="zh-CN"/>
            <w:rPrChange w:id="3201" w:author="  *^_^*" w:date="2020-09-06T12:40:25Z">
              <w:rPr>
                <w:rFonts w:hint="eastAsia"/>
                <w:lang w:val="en-US" w:eastAsia="zh-CN"/>
              </w:rPr>
            </w:rPrChange>
          </w:rPr>
          <w:t>给出</w:t>
        </w:r>
      </w:ins>
      <w:ins w:id="3203" w:author="  *^_^*" w:date="2020-09-06T01:21:20Z"/>
      <w:ins w:id="3206" w:author="  *^_^*" w:date="2020-09-06T01:21:20Z"/>
      <w:ins w:id="3209" w:author="  *^_^*" w:date="2020-09-06T01:21:20Z"/>
      <w:ins w:id="3212" w:author="  *^_^*" w:date="2020-09-06T01:21:20Z">
        <w:r>
          <w:rPr>
            <w:rFonts w:hint="eastAsia"/>
            <w:position w:val="-6"/>
            <w:sz w:val="24"/>
            <w:lang w:val="en-US" w:eastAsia="zh-CN"/>
            <w:rPrChange w:id="3216" w:author="  *^_^*" w:date="2020-09-06T12:40:25Z">
              <w:rPr>
                <w:rFonts w:hint="eastAsia"/>
                <w:position w:val="-6"/>
                <w:lang w:val="en-US" w:eastAsia="zh-CN"/>
              </w:rPr>
            </w:rPrChange>
          </w:rPr>
          <w:object>
            <v:shape id="_x0000_i1077" o:spt="75" type="#_x0000_t75" style="height:13.95pt;width:10pt;" o:ole="t" filled="f" o:preferrelative="t" stroked="f" coordsize="21600,21600">
              <v:fill on="f" focussize="0,0"/>
              <v:stroke on="f"/>
              <v:imagedata r:id="rId107" o:title=""/>
              <o:lock v:ext="edit" aspectratio="t"/>
              <w10:wrap type="none"/>
              <w10:anchorlock/>
            </v:shape>
            <o:OLEObject Type="Embed" ProgID="Equation.KSEE3" ShapeID="_x0000_i1077" DrawAspect="Content" ObjectID="_1468075777" r:id="rId106">
              <o:LockedField>false</o:LockedField>
            </o:OLEObject>
          </w:object>
        </w:r>
      </w:ins>
      <w:ins w:id="3218" w:author="  *^_^*" w:date="2020-09-06T01:21:20Z"/>
      <w:ins w:id="3221" w:author="  *^_^*" w:date="2020-09-06T01:21:28Z">
        <w:r>
          <w:rPr>
            <w:rFonts w:hint="eastAsia"/>
            <w:sz w:val="24"/>
            <w:lang w:val="en-US" w:eastAsia="zh-CN"/>
            <w:rPrChange w:id="3222" w:author="  *^_^*" w:date="2020-09-06T12:40:25Z">
              <w:rPr>
                <w:rFonts w:hint="eastAsia"/>
                <w:lang w:val="en-US" w:eastAsia="zh-CN"/>
              </w:rPr>
            </w:rPrChange>
          </w:rPr>
          <w:t>个</w:t>
        </w:r>
      </w:ins>
      <w:ins w:id="3224" w:author="  *^_^*" w:date="2020-09-06T01:21:40Z">
        <w:r>
          <w:rPr>
            <w:rFonts w:hint="eastAsia"/>
            <w:sz w:val="24"/>
            <w:lang w:val="en-US" w:eastAsia="zh-CN"/>
            <w:rPrChange w:id="3225" w:author="  *^_^*" w:date="2020-09-06T12:40:25Z">
              <w:rPr>
                <w:rFonts w:hint="eastAsia"/>
                <w:lang w:val="en-US" w:eastAsia="zh-CN"/>
              </w:rPr>
            </w:rPrChange>
          </w:rPr>
          <w:t>建议</w:t>
        </w:r>
      </w:ins>
      <w:ins w:id="3227" w:author="  *^_^*" w:date="2020-09-06T01:21:56Z">
        <w:r>
          <w:rPr>
            <w:rFonts w:hint="eastAsia"/>
            <w:sz w:val="24"/>
            <w:lang w:val="en-US" w:eastAsia="zh-CN"/>
            <w:rPrChange w:id="3228" w:author="  *^_^*" w:date="2020-09-06T12:40:25Z">
              <w:rPr>
                <w:rFonts w:hint="eastAsia"/>
                <w:lang w:val="en-US" w:eastAsia="zh-CN"/>
              </w:rPr>
            </w:rPrChange>
          </w:rPr>
          <w:t>优先</w:t>
        </w:r>
      </w:ins>
      <w:ins w:id="3230" w:author="  *^_^*" w:date="2020-09-06T01:21:58Z">
        <w:r>
          <w:rPr>
            <w:rFonts w:hint="eastAsia"/>
            <w:sz w:val="24"/>
            <w:lang w:val="en-US" w:eastAsia="zh-CN"/>
            <w:rPrChange w:id="3231" w:author="  *^_^*" w:date="2020-09-06T12:40:25Z">
              <w:rPr>
                <w:rFonts w:hint="eastAsia"/>
                <w:lang w:val="en-US" w:eastAsia="zh-CN"/>
              </w:rPr>
            </w:rPrChange>
          </w:rPr>
          <w:t>处理的</w:t>
        </w:r>
      </w:ins>
      <w:ins w:id="3233" w:author="  *^_^*" w:date="2020-09-06T01:22:00Z">
        <w:r>
          <w:rPr>
            <w:rFonts w:hint="eastAsia"/>
            <w:sz w:val="24"/>
            <w:lang w:val="en-US" w:eastAsia="zh-CN"/>
            <w:rPrChange w:id="3234" w:author="  *^_^*" w:date="2020-09-06T12:40:25Z">
              <w:rPr>
                <w:rFonts w:hint="eastAsia"/>
                <w:lang w:val="en-US" w:eastAsia="zh-CN"/>
              </w:rPr>
            </w:rPrChange>
          </w:rPr>
          <w:t>重点</w:t>
        </w:r>
      </w:ins>
      <w:ins w:id="3236" w:author="  *^_^*" w:date="2020-09-06T01:22:01Z">
        <w:r>
          <w:rPr>
            <w:rFonts w:hint="eastAsia"/>
            <w:sz w:val="24"/>
            <w:lang w:val="en-US" w:eastAsia="zh-CN"/>
            <w:rPrChange w:id="3237" w:author="  *^_^*" w:date="2020-09-06T12:40:25Z">
              <w:rPr>
                <w:rFonts w:hint="eastAsia"/>
                <w:lang w:val="en-US" w:eastAsia="zh-CN"/>
              </w:rPr>
            </w:rPrChange>
          </w:rPr>
          <w:t>区域。</w:t>
        </w:r>
      </w:ins>
      <w:ins w:id="3239" w:author="  *^_^*" w:date="2020-09-06T01:22:03Z">
        <w:r>
          <w:rPr>
            <w:rFonts w:hint="eastAsia"/>
            <w:sz w:val="24"/>
            <w:lang w:val="en-US" w:eastAsia="zh-CN"/>
            <w:rPrChange w:id="3240" w:author="  *^_^*" w:date="2020-09-06T12:40:25Z">
              <w:rPr>
                <w:rFonts w:hint="eastAsia"/>
                <w:lang w:val="en-US" w:eastAsia="zh-CN"/>
              </w:rPr>
            </w:rPrChange>
          </w:rPr>
          <w:t>显然，</w:t>
        </w:r>
      </w:ins>
      <w:ins w:id="3242" w:author="  *^_^*" w:date="2020-09-06T01:22:04Z">
        <w:r>
          <w:rPr>
            <w:rFonts w:hint="eastAsia"/>
            <w:sz w:val="24"/>
            <w:lang w:val="en-US" w:eastAsia="zh-CN"/>
            <w:rPrChange w:id="3243" w:author="  *^_^*" w:date="2020-09-06T12:40:25Z">
              <w:rPr>
                <w:rFonts w:hint="eastAsia"/>
                <w:lang w:val="en-US" w:eastAsia="zh-CN"/>
              </w:rPr>
            </w:rPrChange>
          </w:rPr>
          <w:t>垃圾</w:t>
        </w:r>
      </w:ins>
      <w:ins w:id="3245" w:author="  *^_^*" w:date="2020-09-06T01:22:05Z">
        <w:r>
          <w:rPr>
            <w:rFonts w:hint="eastAsia"/>
            <w:sz w:val="24"/>
            <w:lang w:val="en-US" w:eastAsia="zh-CN"/>
            <w:rPrChange w:id="3246" w:author="  *^_^*" w:date="2020-09-06T12:40:25Z">
              <w:rPr>
                <w:rFonts w:hint="eastAsia"/>
                <w:lang w:val="en-US" w:eastAsia="zh-CN"/>
              </w:rPr>
            </w:rPrChange>
          </w:rPr>
          <w:t>密度</w:t>
        </w:r>
      </w:ins>
      <w:ins w:id="3248" w:author="  *^_^*" w:date="2020-09-06T01:22:06Z">
        <w:r>
          <w:rPr>
            <w:rFonts w:hint="eastAsia"/>
            <w:sz w:val="24"/>
            <w:lang w:val="en-US" w:eastAsia="zh-CN"/>
            <w:rPrChange w:id="3249" w:author="  *^_^*" w:date="2020-09-06T12:40:25Z">
              <w:rPr>
                <w:rFonts w:hint="eastAsia"/>
                <w:lang w:val="en-US" w:eastAsia="zh-CN"/>
              </w:rPr>
            </w:rPrChange>
          </w:rPr>
          <w:t>越高</w:t>
        </w:r>
      </w:ins>
      <w:ins w:id="3251" w:author="  *^_^*" w:date="2020-09-06T01:22:07Z">
        <w:r>
          <w:rPr>
            <w:rFonts w:hint="eastAsia"/>
            <w:sz w:val="24"/>
            <w:lang w:val="en-US" w:eastAsia="zh-CN"/>
            <w:rPrChange w:id="3252" w:author="  *^_^*" w:date="2020-09-06T12:40:25Z">
              <w:rPr>
                <w:rFonts w:hint="eastAsia"/>
                <w:lang w:val="en-US" w:eastAsia="zh-CN"/>
              </w:rPr>
            </w:rPrChange>
          </w:rPr>
          <w:t>的</w:t>
        </w:r>
      </w:ins>
      <w:ins w:id="3254" w:author="  *^_^*" w:date="2020-09-06T01:22:08Z">
        <w:r>
          <w:rPr>
            <w:rFonts w:hint="eastAsia"/>
            <w:sz w:val="24"/>
            <w:lang w:val="en-US" w:eastAsia="zh-CN"/>
            <w:rPrChange w:id="3255" w:author="  *^_^*" w:date="2020-09-06T12:40:25Z">
              <w:rPr>
                <w:rFonts w:hint="eastAsia"/>
                <w:lang w:val="en-US" w:eastAsia="zh-CN"/>
              </w:rPr>
            </w:rPrChange>
          </w:rPr>
          <w:t>地方</w:t>
        </w:r>
      </w:ins>
      <w:ins w:id="3257" w:author="  *^_^*" w:date="2020-09-06T01:22:09Z">
        <w:r>
          <w:rPr>
            <w:rFonts w:hint="eastAsia"/>
            <w:sz w:val="24"/>
            <w:lang w:val="en-US" w:eastAsia="zh-CN"/>
            <w:rPrChange w:id="3258" w:author="  *^_^*" w:date="2020-09-06T12:40:25Z">
              <w:rPr>
                <w:rFonts w:hint="eastAsia"/>
                <w:lang w:val="en-US" w:eastAsia="zh-CN"/>
              </w:rPr>
            </w:rPrChange>
          </w:rPr>
          <w:t>越</w:t>
        </w:r>
      </w:ins>
      <w:ins w:id="3260" w:author="  *^_^*" w:date="2020-09-06T01:22:12Z">
        <w:r>
          <w:rPr>
            <w:rFonts w:hint="eastAsia"/>
            <w:sz w:val="24"/>
            <w:lang w:val="en-US" w:eastAsia="zh-CN"/>
            <w:rPrChange w:id="3261" w:author="  *^_^*" w:date="2020-09-06T12:40:25Z">
              <w:rPr>
                <w:rFonts w:hint="eastAsia"/>
                <w:lang w:val="en-US" w:eastAsia="zh-CN"/>
              </w:rPr>
            </w:rPrChange>
          </w:rPr>
          <w:t>需要</w:t>
        </w:r>
      </w:ins>
      <w:ins w:id="3263" w:author="  *^_^*" w:date="2020-09-06T01:22:13Z">
        <w:r>
          <w:rPr>
            <w:rFonts w:hint="eastAsia"/>
            <w:sz w:val="24"/>
            <w:lang w:val="en-US" w:eastAsia="zh-CN"/>
            <w:rPrChange w:id="3264" w:author="  *^_^*" w:date="2020-09-06T12:40:25Z">
              <w:rPr>
                <w:rFonts w:hint="eastAsia"/>
                <w:lang w:val="en-US" w:eastAsia="zh-CN"/>
              </w:rPr>
            </w:rPrChange>
          </w:rPr>
          <w:t>去</w:t>
        </w:r>
      </w:ins>
      <w:ins w:id="3266" w:author="  *^_^*" w:date="2020-09-06T01:22:15Z">
        <w:r>
          <w:rPr>
            <w:rFonts w:hint="eastAsia"/>
            <w:sz w:val="24"/>
            <w:lang w:val="en-US" w:eastAsia="zh-CN"/>
            <w:rPrChange w:id="3267" w:author="  *^_^*" w:date="2020-09-06T12:40:25Z">
              <w:rPr>
                <w:rFonts w:hint="eastAsia"/>
                <w:lang w:val="en-US" w:eastAsia="zh-CN"/>
              </w:rPr>
            </w:rPrChange>
          </w:rPr>
          <w:t>处理，</w:t>
        </w:r>
      </w:ins>
      <w:ins w:id="3269" w:author="  *^_^*" w:date="2020-09-06T01:22:16Z">
        <w:r>
          <w:rPr>
            <w:rFonts w:hint="eastAsia"/>
            <w:sz w:val="24"/>
            <w:lang w:val="en-US" w:eastAsia="zh-CN"/>
            <w:rPrChange w:id="3270" w:author="  *^_^*" w:date="2020-09-06T12:40:25Z">
              <w:rPr>
                <w:rFonts w:hint="eastAsia"/>
                <w:lang w:val="en-US" w:eastAsia="zh-CN"/>
              </w:rPr>
            </w:rPrChange>
          </w:rPr>
          <w:t>越是</w:t>
        </w:r>
      </w:ins>
      <w:ins w:id="3272" w:author="  *^_^*" w:date="2020-09-06T01:22:21Z">
        <w:r>
          <w:rPr>
            <w:rFonts w:hint="eastAsia"/>
            <w:sz w:val="24"/>
            <w:lang w:val="en-US" w:eastAsia="zh-CN"/>
            <w:rPrChange w:id="3273" w:author="  *^_^*" w:date="2020-09-06T12:40:25Z">
              <w:rPr>
                <w:rFonts w:hint="eastAsia"/>
                <w:lang w:val="en-US" w:eastAsia="zh-CN"/>
              </w:rPr>
            </w:rPrChange>
          </w:rPr>
          <w:t>处于</w:t>
        </w:r>
      </w:ins>
      <w:ins w:id="3275" w:author="  *^_^*" w:date="2020-09-06T01:22:23Z">
        <w:r>
          <w:rPr>
            <w:rFonts w:hint="eastAsia"/>
            <w:sz w:val="24"/>
            <w:lang w:val="en-US" w:eastAsia="zh-CN"/>
            <w:rPrChange w:id="3276" w:author="  *^_^*" w:date="2020-09-06T12:40:25Z">
              <w:rPr>
                <w:rFonts w:hint="eastAsia"/>
                <w:lang w:val="en-US" w:eastAsia="zh-CN"/>
              </w:rPr>
            </w:rPrChange>
          </w:rPr>
          <w:t>局部</w:t>
        </w:r>
      </w:ins>
      <w:ins w:id="3278" w:author="  *^_^*" w:date="2020-09-06T01:22:25Z">
        <w:r>
          <w:rPr>
            <w:rFonts w:hint="eastAsia"/>
            <w:sz w:val="24"/>
            <w:lang w:val="en-US" w:eastAsia="zh-CN"/>
            <w:rPrChange w:id="3279" w:author="  *^_^*" w:date="2020-09-06T12:40:25Z">
              <w:rPr>
                <w:rFonts w:hint="eastAsia"/>
                <w:lang w:val="en-US" w:eastAsia="zh-CN"/>
              </w:rPr>
            </w:rPrChange>
          </w:rPr>
          <w:t>中心</w:t>
        </w:r>
      </w:ins>
      <w:ins w:id="3281" w:author="  *^_^*" w:date="2020-09-06T01:22:38Z">
        <w:r>
          <w:rPr>
            <w:rFonts w:hint="eastAsia"/>
            <w:sz w:val="24"/>
            <w:lang w:val="en-US" w:eastAsia="zh-CN"/>
            <w:rPrChange w:id="3282" w:author="  *^_^*" w:date="2020-09-06T12:40:25Z">
              <w:rPr>
                <w:rFonts w:hint="eastAsia"/>
                <w:lang w:val="en-US" w:eastAsia="zh-CN"/>
              </w:rPr>
            </w:rPrChange>
          </w:rPr>
          <w:t>且</w:t>
        </w:r>
      </w:ins>
      <w:ins w:id="3284" w:author="  *^_^*" w:date="2020-09-06T01:22:42Z">
        <w:r>
          <w:rPr>
            <w:rFonts w:hint="eastAsia"/>
            <w:sz w:val="24"/>
            <w:lang w:val="en-US" w:eastAsia="zh-CN"/>
            <w:rPrChange w:id="3285" w:author="  *^_^*" w:date="2020-09-06T12:40:25Z">
              <w:rPr>
                <w:rFonts w:hint="eastAsia"/>
                <w:lang w:val="en-US" w:eastAsia="zh-CN"/>
              </w:rPr>
            </w:rPrChange>
          </w:rPr>
          <w:t>权重</w:t>
        </w:r>
      </w:ins>
      <w:ins w:id="3287" w:author="  *^_^*" w:date="2020-09-06T01:22:43Z">
        <w:r>
          <w:rPr>
            <w:rFonts w:hint="eastAsia"/>
            <w:sz w:val="24"/>
            <w:lang w:val="en-US" w:eastAsia="zh-CN"/>
            <w:rPrChange w:id="3288" w:author="  *^_^*" w:date="2020-09-06T12:40:25Z">
              <w:rPr>
                <w:rFonts w:hint="eastAsia"/>
                <w:lang w:val="en-US" w:eastAsia="zh-CN"/>
              </w:rPr>
            </w:rPrChange>
          </w:rPr>
          <w:t>较大</w:t>
        </w:r>
      </w:ins>
      <w:ins w:id="3290" w:author="  *^_^*" w:date="2020-09-06T01:22:25Z">
        <w:r>
          <w:rPr>
            <w:rFonts w:hint="eastAsia"/>
            <w:sz w:val="24"/>
            <w:lang w:val="en-US" w:eastAsia="zh-CN"/>
            <w:rPrChange w:id="3291" w:author="  *^_^*" w:date="2020-09-06T12:40:25Z">
              <w:rPr>
                <w:rFonts w:hint="eastAsia"/>
                <w:lang w:val="en-US" w:eastAsia="zh-CN"/>
              </w:rPr>
            </w:rPrChange>
          </w:rPr>
          <w:t>的</w:t>
        </w:r>
      </w:ins>
      <w:ins w:id="3293" w:author="  *^_^*" w:date="2020-09-06T01:22:26Z">
        <w:r>
          <w:rPr>
            <w:rFonts w:hint="eastAsia"/>
            <w:sz w:val="24"/>
            <w:lang w:val="en-US" w:eastAsia="zh-CN"/>
            <w:rPrChange w:id="3294" w:author="  *^_^*" w:date="2020-09-06T12:40:25Z">
              <w:rPr>
                <w:rFonts w:hint="eastAsia"/>
                <w:lang w:val="en-US" w:eastAsia="zh-CN"/>
              </w:rPr>
            </w:rPrChange>
          </w:rPr>
          <w:t>区域，</w:t>
        </w:r>
      </w:ins>
      <w:ins w:id="3296" w:author="  *^_^*" w:date="2020-09-06T01:22:27Z">
        <w:r>
          <w:rPr>
            <w:rFonts w:hint="eastAsia"/>
            <w:sz w:val="24"/>
            <w:lang w:val="en-US" w:eastAsia="zh-CN"/>
            <w:rPrChange w:id="3297" w:author="  *^_^*" w:date="2020-09-06T12:40:25Z">
              <w:rPr>
                <w:rFonts w:hint="eastAsia"/>
                <w:lang w:val="en-US" w:eastAsia="zh-CN"/>
              </w:rPr>
            </w:rPrChange>
          </w:rPr>
          <w:t>越</w:t>
        </w:r>
      </w:ins>
      <w:ins w:id="3299" w:author="  *^_^*" w:date="2020-09-06T01:22:52Z">
        <w:r>
          <w:rPr>
            <w:rFonts w:hint="eastAsia"/>
            <w:sz w:val="24"/>
            <w:lang w:val="en-US" w:eastAsia="zh-CN"/>
            <w:rPrChange w:id="3300" w:author="  *^_^*" w:date="2020-09-06T12:40:25Z">
              <w:rPr>
                <w:rFonts w:hint="eastAsia"/>
                <w:lang w:val="en-US" w:eastAsia="zh-CN"/>
              </w:rPr>
            </w:rPrChange>
          </w:rPr>
          <w:t>需要</w:t>
        </w:r>
      </w:ins>
      <w:ins w:id="3302" w:author="  *^_^*" w:date="2020-09-06T01:22:53Z">
        <w:r>
          <w:rPr>
            <w:rFonts w:hint="eastAsia"/>
            <w:sz w:val="24"/>
            <w:lang w:val="en-US" w:eastAsia="zh-CN"/>
            <w:rPrChange w:id="3303" w:author="  *^_^*" w:date="2020-09-06T12:40:25Z">
              <w:rPr>
                <w:rFonts w:hint="eastAsia"/>
                <w:lang w:val="en-US" w:eastAsia="zh-CN"/>
              </w:rPr>
            </w:rPrChange>
          </w:rPr>
          <w:t>优先</w:t>
        </w:r>
      </w:ins>
      <w:ins w:id="3305" w:author="  *^_^*" w:date="2020-09-06T01:22:54Z">
        <w:r>
          <w:rPr>
            <w:rFonts w:hint="eastAsia"/>
            <w:sz w:val="24"/>
            <w:lang w:val="en-US" w:eastAsia="zh-CN"/>
            <w:rPrChange w:id="3306" w:author="  *^_^*" w:date="2020-09-06T12:40:25Z">
              <w:rPr>
                <w:rFonts w:hint="eastAsia"/>
                <w:lang w:val="en-US" w:eastAsia="zh-CN"/>
              </w:rPr>
            </w:rPrChange>
          </w:rPr>
          <w:t>处理</w:t>
        </w:r>
      </w:ins>
      <w:ins w:id="3308" w:author="  *^_^*" w:date="2020-09-06T01:22:55Z">
        <w:r>
          <w:rPr>
            <w:rFonts w:hint="eastAsia"/>
            <w:sz w:val="24"/>
            <w:lang w:val="en-US" w:eastAsia="zh-CN"/>
            <w:rPrChange w:id="3309" w:author="  *^_^*" w:date="2020-09-06T12:40:25Z">
              <w:rPr>
                <w:rFonts w:hint="eastAsia"/>
                <w:lang w:val="en-US" w:eastAsia="zh-CN"/>
              </w:rPr>
            </w:rPrChange>
          </w:rPr>
          <w:t>。</w:t>
        </w:r>
      </w:ins>
      <w:ins w:id="3311" w:author="  *^_^*" w:date="2020-09-06T01:23:06Z">
        <w:r>
          <w:rPr>
            <w:rFonts w:hint="eastAsia"/>
            <w:sz w:val="24"/>
            <w:lang w:val="en-US" w:eastAsia="zh-CN"/>
            <w:rPrChange w:id="3312" w:author="  *^_^*" w:date="2020-09-06T12:40:25Z">
              <w:rPr>
                <w:rFonts w:hint="eastAsia"/>
                <w:lang w:val="en-US" w:eastAsia="zh-CN"/>
              </w:rPr>
            </w:rPrChange>
          </w:rPr>
          <w:t>而</w:t>
        </w:r>
      </w:ins>
      <w:ins w:id="3314" w:author="  *^_^*" w:date="2020-09-06T01:23:18Z">
        <w:r>
          <w:rPr>
            <w:rFonts w:hint="eastAsia" w:ascii="Times New Roman Uni" w:hAnsi="Times New Roman Uni" w:eastAsia="Times New Roman Uni" w:cs="Times New Roman Uni"/>
            <w:sz w:val="24"/>
            <w:lang w:val="en-US" w:eastAsia="zh-CN"/>
            <w:rPrChange w:id="3315" w:author="  *^_^*" w:date="2020-09-06T12:40:25Z">
              <w:rPr>
                <w:rFonts w:hint="eastAsia"/>
                <w:lang w:val="en-US" w:eastAsia="zh-CN"/>
              </w:rPr>
            </w:rPrChange>
          </w:rPr>
          <w:t>K-Means</w:t>
        </w:r>
      </w:ins>
      <w:ins w:id="3317" w:author="  *^_^*" w:date="2020-09-06T01:23:20Z">
        <w:r>
          <w:rPr>
            <w:rFonts w:hint="eastAsia"/>
            <w:sz w:val="24"/>
            <w:lang w:val="en-US" w:eastAsia="zh-CN"/>
            <w:rPrChange w:id="3318" w:author="  *^_^*" w:date="2020-09-06T12:40:25Z">
              <w:rPr>
                <w:rFonts w:hint="eastAsia"/>
                <w:lang w:val="en-US" w:eastAsia="zh-CN"/>
              </w:rPr>
            </w:rPrChange>
          </w:rPr>
          <w:t>算法</w:t>
        </w:r>
      </w:ins>
      <w:ins w:id="3320" w:author="  *^_^*" w:date="2020-09-06T01:23:21Z">
        <w:r>
          <w:rPr>
            <w:rFonts w:hint="eastAsia"/>
            <w:sz w:val="24"/>
            <w:lang w:val="en-US" w:eastAsia="zh-CN"/>
            <w:rPrChange w:id="3321" w:author="  *^_^*" w:date="2020-09-06T12:40:25Z">
              <w:rPr>
                <w:rFonts w:hint="eastAsia"/>
                <w:lang w:val="en-US" w:eastAsia="zh-CN"/>
              </w:rPr>
            </w:rPrChange>
          </w:rPr>
          <w:t>这一</w:t>
        </w:r>
      </w:ins>
      <w:ins w:id="3323" w:author="  *^_^*" w:date="2020-09-06T01:23:23Z">
        <w:r>
          <w:rPr>
            <w:rFonts w:hint="eastAsia"/>
            <w:sz w:val="24"/>
            <w:lang w:val="en-US" w:eastAsia="zh-CN"/>
            <w:rPrChange w:id="3324" w:author="  *^_^*" w:date="2020-09-06T12:40:25Z">
              <w:rPr>
                <w:rFonts w:hint="eastAsia"/>
                <w:lang w:val="en-US" w:eastAsia="zh-CN"/>
              </w:rPr>
            </w:rPrChange>
          </w:rPr>
          <w:t>基于</w:t>
        </w:r>
      </w:ins>
      <w:ins w:id="3326" w:author="  *^_^*" w:date="2020-09-06T01:23:26Z">
        <w:r>
          <w:rPr>
            <w:rFonts w:hint="eastAsia"/>
            <w:sz w:val="24"/>
            <w:lang w:val="en-US" w:eastAsia="zh-CN"/>
            <w:rPrChange w:id="3327" w:author="  *^_^*" w:date="2020-09-06T12:40:25Z">
              <w:rPr>
                <w:rFonts w:hint="eastAsia"/>
                <w:lang w:val="en-US" w:eastAsia="zh-CN"/>
              </w:rPr>
            </w:rPrChange>
          </w:rPr>
          <w:t>距离的</w:t>
        </w:r>
      </w:ins>
      <w:ins w:id="3329" w:author="  *^_^*" w:date="2020-09-06T01:23:28Z">
        <w:r>
          <w:rPr>
            <w:rFonts w:hint="eastAsia"/>
            <w:sz w:val="24"/>
            <w:lang w:val="en-US" w:eastAsia="zh-CN"/>
            <w:rPrChange w:id="3330" w:author="  *^_^*" w:date="2020-09-06T12:40:25Z">
              <w:rPr>
                <w:rFonts w:hint="eastAsia"/>
                <w:lang w:val="en-US" w:eastAsia="zh-CN"/>
              </w:rPr>
            </w:rPrChange>
          </w:rPr>
          <w:t>聚类</w:t>
        </w:r>
      </w:ins>
      <w:ins w:id="3332" w:author="  *^_^*" w:date="2020-09-06T01:23:30Z">
        <w:r>
          <w:rPr>
            <w:rFonts w:hint="eastAsia"/>
            <w:sz w:val="24"/>
            <w:lang w:val="en-US" w:eastAsia="zh-CN"/>
            <w:rPrChange w:id="3333" w:author="  *^_^*" w:date="2020-09-06T12:40:25Z">
              <w:rPr>
                <w:rFonts w:hint="eastAsia"/>
                <w:lang w:val="en-US" w:eastAsia="zh-CN"/>
              </w:rPr>
            </w:rPrChange>
          </w:rPr>
          <w:t>算法</w:t>
        </w:r>
      </w:ins>
      <w:ins w:id="3335" w:author="  *^_^*" w:date="2020-09-06T01:23:31Z">
        <w:r>
          <w:rPr>
            <w:rFonts w:hint="eastAsia"/>
            <w:sz w:val="24"/>
            <w:lang w:val="en-US" w:eastAsia="zh-CN"/>
            <w:rPrChange w:id="3336" w:author="  *^_^*" w:date="2020-09-06T12:40:25Z">
              <w:rPr>
                <w:rFonts w:hint="eastAsia"/>
                <w:lang w:val="en-US" w:eastAsia="zh-CN"/>
              </w:rPr>
            </w:rPrChange>
          </w:rPr>
          <w:t>恰</w:t>
        </w:r>
      </w:ins>
      <w:ins w:id="3338" w:author="  *^_^*" w:date="2020-09-06T01:23:32Z">
        <w:r>
          <w:rPr>
            <w:rFonts w:hint="eastAsia"/>
            <w:sz w:val="24"/>
            <w:lang w:val="en-US" w:eastAsia="zh-CN"/>
            <w:rPrChange w:id="3339" w:author="  *^_^*" w:date="2020-09-06T12:40:25Z">
              <w:rPr>
                <w:rFonts w:hint="eastAsia"/>
                <w:lang w:val="en-US" w:eastAsia="zh-CN"/>
              </w:rPr>
            </w:rPrChange>
          </w:rPr>
          <w:t>能</w:t>
        </w:r>
      </w:ins>
      <w:ins w:id="3341" w:author="  *^_^*" w:date="2020-09-06T01:23:36Z">
        <w:r>
          <w:rPr>
            <w:rFonts w:hint="eastAsia"/>
            <w:sz w:val="24"/>
            <w:lang w:val="en-US" w:eastAsia="zh-CN"/>
            <w:rPrChange w:id="3342" w:author="  *^_^*" w:date="2020-09-06T12:40:25Z">
              <w:rPr>
                <w:rFonts w:hint="eastAsia"/>
                <w:lang w:val="en-US" w:eastAsia="zh-CN"/>
              </w:rPr>
            </w:rPrChange>
          </w:rPr>
          <w:t>为</w:t>
        </w:r>
      </w:ins>
      <w:ins w:id="3344" w:author="  *^_^*" w:date="2020-09-06T01:23:37Z">
        <w:r>
          <w:rPr>
            <w:rFonts w:hint="eastAsia"/>
            <w:sz w:val="24"/>
            <w:lang w:val="en-US" w:eastAsia="zh-CN"/>
            <w:rPrChange w:id="3345" w:author="  *^_^*" w:date="2020-09-06T12:40:25Z">
              <w:rPr>
                <w:rFonts w:hint="eastAsia"/>
                <w:lang w:val="en-US" w:eastAsia="zh-CN"/>
              </w:rPr>
            </w:rPrChange>
          </w:rPr>
          <w:t>这个</w:t>
        </w:r>
      </w:ins>
      <w:ins w:id="3347" w:author="  *^_^*" w:date="2020-09-06T01:23:38Z">
        <w:r>
          <w:rPr>
            <w:rFonts w:hint="eastAsia"/>
            <w:sz w:val="24"/>
            <w:lang w:val="en-US" w:eastAsia="zh-CN"/>
            <w:rPrChange w:id="3348" w:author="  *^_^*" w:date="2020-09-06T12:40:25Z">
              <w:rPr>
                <w:rFonts w:hint="eastAsia"/>
                <w:lang w:val="en-US" w:eastAsia="zh-CN"/>
              </w:rPr>
            </w:rPrChange>
          </w:rPr>
          <w:t>问题</w:t>
        </w:r>
      </w:ins>
      <w:ins w:id="3350" w:author="  *^_^*" w:date="2020-09-06T01:23:40Z">
        <w:r>
          <w:rPr>
            <w:rFonts w:hint="eastAsia"/>
            <w:sz w:val="24"/>
            <w:lang w:val="en-US" w:eastAsia="zh-CN"/>
            <w:rPrChange w:id="3351" w:author="  *^_^*" w:date="2020-09-06T12:40:25Z">
              <w:rPr>
                <w:rFonts w:hint="eastAsia"/>
                <w:lang w:val="en-US" w:eastAsia="zh-CN"/>
              </w:rPr>
            </w:rPrChange>
          </w:rPr>
          <w:t>提供</w:t>
        </w:r>
      </w:ins>
      <w:ins w:id="3353" w:author="  *^_^*" w:date="2020-09-06T01:23:43Z">
        <w:r>
          <w:rPr>
            <w:rFonts w:hint="eastAsia"/>
            <w:sz w:val="24"/>
            <w:lang w:val="en-US" w:eastAsia="zh-CN"/>
            <w:rPrChange w:id="3354" w:author="  *^_^*" w:date="2020-09-06T12:40:25Z">
              <w:rPr>
                <w:rFonts w:hint="eastAsia"/>
                <w:lang w:val="en-US" w:eastAsia="zh-CN"/>
              </w:rPr>
            </w:rPrChange>
          </w:rPr>
          <w:t>解决</w:t>
        </w:r>
      </w:ins>
      <w:ins w:id="3356" w:author="  *^_^*" w:date="2020-09-06T01:23:44Z">
        <w:r>
          <w:rPr>
            <w:rFonts w:hint="eastAsia"/>
            <w:sz w:val="24"/>
            <w:lang w:val="en-US" w:eastAsia="zh-CN"/>
            <w:rPrChange w:id="3357" w:author="  *^_^*" w:date="2020-09-06T12:40:25Z">
              <w:rPr>
                <w:rFonts w:hint="eastAsia"/>
                <w:lang w:val="en-US" w:eastAsia="zh-CN"/>
              </w:rPr>
            </w:rPrChange>
          </w:rPr>
          <w:t>方案</w:t>
        </w:r>
      </w:ins>
      <w:ins w:id="3359" w:author="  *^_^*" w:date="2020-09-06T01:23:58Z">
        <w:r>
          <w:rPr>
            <w:rFonts w:hint="eastAsia"/>
            <w:sz w:val="24"/>
            <w:lang w:val="en-US" w:eastAsia="zh-CN"/>
            <w:rPrChange w:id="3360" w:author="  *^_^*" w:date="2020-09-06T12:40:25Z">
              <w:rPr>
                <w:rFonts w:hint="eastAsia"/>
                <w:lang w:val="en-US" w:eastAsia="zh-CN"/>
              </w:rPr>
            </w:rPrChange>
          </w:rPr>
          <w:t>。</w:t>
        </w:r>
      </w:ins>
      <w:ins w:id="3362" w:author="  *^_^*" w:date="2020-09-06T12:35:19Z">
        <w:r>
          <w:rPr>
            <w:rStyle w:val="6"/>
            <w:rFonts w:hint="eastAsia"/>
            <w:sz w:val="24"/>
            <w:lang w:val="en-US" w:eastAsia="zh-CN"/>
            <w:rPrChange w:id="3363" w:author="  *^_^*" w:date="2020-09-06T12:40:25Z">
              <w:rPr>
                <w:rStyle w:val="6"/>
                <w:rFonts w:hint="eastAsia"/>
                <w:lang w:val="en-US" w:eastAsia="zh-CN"/>
              </w:rPr>
            </w:rPrChange>
          </w:rPr>
          <w:t>[</w:t>
        </w:r>
      </w:ins>
      <w:ins w:id="3365" w:author="  *^_^*" w:date="2020-09-06T12:35:19Z">
        <w:r>
          <w:rPr>
            <w:rStyle w:val="6"/>
            <w:rFonts w:hint="eastAsia"/>
            <w:sz w:val="24"/>
            <w:lang w:val="en-US" w:eastAsia="zh-CN"/>
            <w:rPrChange w:id="3366" w:author="  *^_^*" w:date="2020-09-06T12:40:25Z">
              <w:rPr>
                <w:rStyle w:val="6"/>
                <w:rFonts w:hint="eastAsia"/>
                <w:lang w:val="en-US" w:eastAsia="zh-CN"/>
              </w:rPr>
            </w:rPrChange>
          </w:rPr>
          <w:endnoteReference w:id="2"/>
        </w:r>
      </w:ins>
      <w:ins w:id="3368" w:author="  *^_^*" w:date="2020-09-06T12:35:19Z">
        <w:r>
          <w:rPr>
            <w:rStyle w:val="6"/>
            <w:rFonts w:hint="eastAsia"/>
            <w:sz w:val="24"/>
            <w:lang w:val="en-US" w:eastAsia="zh-CN"/>
            <w:rPrChange w:id="3369" w:author="  *^_^*" w:date="2020-09-06T12:40:25Z">
              <w:rPr>
                <w:rStyle w:val="6"/>
                <w:rFonts w:hint="eastAsia"/>
                <w:lang w:val="en-US" w:eastAsia="zh-CN"/>
              </w:rPr>
            </w:rPrChange>
          </w:rPr>
          <w:t>]</w:t>
        </w:r>
      </w:ins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firstLine="0" w:firstLineChars="0"/>
        <w:textAlignment w:val="auto"/>
        <w:rPr>
          <w:ins w:id="3372" w:author="  *^_^*" w:date="2020-09-06T01:24:33Z"/>
          <w:rFonts w:hint="eastAsia"/>
          <w:sz w:val="24"/>
          <w:lang w:val="en-US" w:eastAsia="zh-CN"/>
          <w:rPrChange w:id="3373" w:author="  *^_^*" w:date="2020-09-06T12:40:25Z">
            <w:rPr>
              <w:ins w:id="3374" w:author="  *^_^*" w:date="2020-09-06T01:24:33Z"/>
              <w:rFonts w:hint="eastAsia"/>
              <w:lang w:val="en-US" w:eastAsia="zh-CN"/>
            </w:rPr>
          </w:rPrChange>
        </w:rPr>
        <w:pPrChange w:id="3371" w:author="  *^_^*" w:date="2020-09-06T12:37:55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375" w:author="  *^_^*" w:date="2020-09-06T12:37:56Z">
        <w:r>
          <w:rPr>
            <w:rFonts w:hint="eastAsia" w:ascii="Times New Roman Uni" w:hAnsi="Times New Roman Uni" w:eastAsia="Times New Roman Uni" w:cs="Times New Roman Uni"/>
            <w:sz w:val="24"/>
            <w:lang w:val="en-US" w:eastAsia="zh-CN"/>
            <w:rPrChange w:id="3376" w:author="  *^_^*" w:date="2020-09-06T12:40:25Z">
              <w:rPr>
                <w:rFonts w:hint="eastAsia"/>
                <w:lang w:val="en-US" w:eastAsia="zh-CN"/>
              </w:rPr>
            </w:rPrChange>
          </w:rPr>
          <w:t>K-</w:t>
        </w:r>
      </w:ins>
      <w:ins w:id="3378" w:author="  *^_^*" w:date="2020-09-06T01:24:26Z">
        <w:r>
          <w:rPr>
            <w:rFonts w:hint="eastAsia" w:ascii="Times New Roman Uni" w:hAnsi="Times New Roman Uni" w:eastAsia="Times New Roman Uni" w:cs="Times New Roman Uni"/>
            <w:sz w:val="24"/>
            <w:lang w:val="en-US" w:eastAsia="zh-CN"/>
            <w:rPrChange w:id="3379" w:author="  *^_^*" w:date="2020-09-06T12:40:25Z">
              <w:rPr>
                <w:rFonts w:hint="eastAsia"/>
                <w:lang w:val="en-US" w:eastAsia="zh-CN"/>
              </w:rPr>
            </w:rPrChange>
          </w:rPr>
          <w:t>Means</w:t>
        </w:r>
      </w:ins>
      <w:ins w:id="3381" w:author="  *^_^*" w:date="2020-09-06T01:24:29Z">
        <w:r>
          <w:rPr>
            <w:rFonts w:hint="eastAsia"/>
            <w:sz w:val="24"/>
            <w:lang w:val="en-US" w:eastAsia="zh-CN"/>
            <w:rPrChange w:id="3382" w:author="  *^_^*" w:date="2020-09-06T12:40:25Z">
              <w:rPr>
                <w:rFonts w:hint="eastAsia"/>
                <w:lang w:val="en-US" w:eastAsia="zh-CN"/>
              </w:rPr>
            </w:rPrChange>
          </w:rPr>
          <w:t>算法</w:t>
        </w:r>
      </w:ins>
      <w:ins w:id="3384" w:author="  *^_^*" w:date="2020-09-06T01:24:30Z">
        <w:r>
          <w:rPr>
            <w:rFonts w:hint="eastAsia"/>
            <w:sz w:val="24"/>
            <w:lang w:val="en-US" w:eastAsia="zh-CN"/>
            <w:rPrChange w:id="3385" w:author="  *^_^*" w:date="2020-09-06T12:40:25Z">
              <w:rPr>
                <w:rFonts w:hint="eastAsia"/>
                <w:lang w:val="en-US" w:eastAsia="zh-CN"/>
              </w:rPr>
            </w:rPrChange>
          </w:rPr>
          <w:t>描述</w:t>
        </w:r>
      </w:ins>
      <w:ins w:id="3387" w:author="  *^_^*" w:date="2020-09-06T01:24:33Z">
        <w:r>
          <w:rPr>
            <w:rFonts w:hint="eastAsia"/>
            <w:sz w:val="24"/>
            <w:lang w:val="en-US" w:eastAsia="zh-CN"/>
            <w:rPrChange w:id="3388" w:author="  *^_^*" w:date="2020-09-06T12:40:25Z">
              <w:rPr>
                <w:rFonts w:hint="eastAsia"/>
                <w:lang w:val="en-US" w:eastAsia="zh-CN"/>
              </w:rPr>
            </w:rPrChange>
          </w:rPr>
          <w:t>如下：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2"/>
          <w:ins w:id="3391" w:author="  *^_^*" w:date="2020-09-06T01:26:07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firstLine="0" w:firstLineChars="0"/>
        <w:textAlignment w:val="auto"/>
        <w:rPr>
          <w:ins w:id="3392" w:author="  *^_^*" w:date="2020-09-06T01:26:07Z"/>
          <w:rFonts w:hint="eastAsia"/>
          <w:sz w:val="24"/>
          <w:lang w:val="en-US" w:eastAsia="zh-CN"/>
          <w:rPrChange w:id="3393" w:author="  *^_^*" w:date="2020-09-06T12:40:45Z">
            <w:rPr>
              <w:ins w:id="3394" w:author="  *^_^*" w:date="2020-09-06T01:26:07Z"/>
              <w:rFonts w:hint="eastAsia"/>
              <w:lang w:val="en-US" w:eastAsia="zh-CN"/>
            </w:rPr>
          </w:rPrChange>
        </w:rPr>
        <w:pPrChange w:id="3390" w:author="  *^_^*" w:date="2020-09-06T01:26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395" w:author="  *^_^*" w:date="2020-09-06T01:24:47Z">
        <w:r>
          <w:rPr>
            <w:rFonts w:hint="eastAsia"/>
            <w:sz w:val="24"/>
            <w:lang w:val="en-US" w:eastAsia="zh-CN"/>
            <w:rPrChange w:id="3396" w:author="  *^_^*" w:date="2020-09-06T12:40:45Z">
              <w:rPr>
                <w:rFonts w:hint="eastAsia"/>
                <w:lang w:val="en-US" w:eastAsia="zh-CN"/>
              </w:rPr>
            </w:rPrChange>
          </w:rPr>
          <w:t>指定</w:t>
        </w:r>
      </w:ins>
      <w:ins w:id="3398" w:author="  *^_^*" w:date="2020-09-06T01:24:49Z">
        <w:r>
          <w:rPr>
            <w:rFonts w:hint="eastAsia"/>
            <w:sz w:val="24"/>
            <w:lang w:val="en-US" w:eastAsia="zh-CN"/>
            <w:rPrChange w:id="3399" w:author="  *^_^*" w:date="2020-09-06T12:40:45Z">
              <w:rPr>
                <w:rFonts w:hint="eastAsia"/>
                <w:lang w:val="en-US" w:eastAsia="zh-CN"/>
              </w:rPr>
            </w:rPrChange>
          </w:rPr>
          <w:t>聚类</w:t>
        </w:r>
      </w:ins>
      <w:ins w:id="3401" w:author="  *^_^*" w:date="2020-09-06T01:24:50Z">
        <w:r>
          <w:rPr>
            <w:rFonts w:hint="eastAsia"/>
            <w:sz w:val="24"/>
            <w:lang w:val="en-US" w:eastAsia="zh-CN"/>
            <w:rPrChange w:id="3402" w:author="  *^_^*" w:date="2020-09-06T12:40:45Z">
              <w:rPr>
                <w:rFonts w:hint="eastAsia"/>
                <w:lang w:val="en-US" w:eastAsia="zh-CN"/>
              </w:rPr>
            </w:rPrChange>
          </w:rPr>
          <w:t>中心的</w:t>
        </w:r>
      </w:ins>
      <w:ins w:id="3404" w:author="  *^_^*" w:date="2020-09-06T01:24:52Z">
        <w:r>
          <w:rPr>
            <w:rFonts w:hint="eastAsia"/>
            <w:sz w:val="24"/>
            <w:lang w:val="en-US" w:eastAsia="zh-CN"/>
            <w:rPrChange w:id="3405" w:author="  *^_^*" w:date="2020-09-06T12:40:45Z">
              <w:rPr>
                <w:rFonts w:hint="eastAsia"/>
                <w:lang w:val="en-US" w:eastAsia="zh-CN"/>
              </w:rPr>
            </w:rPrChange>
          </w:rPr>
          <w:t>数量</w:t>
        </w:r>
      </w:ins>
      <w:ins w:id="3407" w:author="  *^_^*" w:date="2020-09-06T01:24:56Z"/>
      <w:ins w:id="3410" w:author="  *^_^*" w:date="2020-09-06T01:24:56Z"/>
      <w:ins w:id="3413" w:author="  *^_^*" w:date="2020-09-06T01:24:56Z"/>
      <w:ins w:id="3416" w:author="  *^_^*" w:date="2020-09-06T01:24:56Z">
        <w:r>
          <w:rPr>
            <w:rFonts w:hint="eastAsia"/>
            <w:position w:val="-6"/>
            <w:sz w:val="24"/>
            <w:lang w:val="en-US" w:eastAsia="zh-CN"/>
            <w:rPrChange w:id="3420" w:author="  *^_^*" w:date="2020-09-06T12:40:45Z">
              <w:rPr>
                <w:rFonts w:hint="eastAsia"/>
                <w:position w:val="-6"/>
                <w:lang w:val="en-US" w:eastAsia="zh-CN"/>
              </w:rPr>
            </w:rPrChange>
          </w:rPr>
          <w:object>
            <v:shape id="_x0000_i1078" o:spt="75" type="#_x0000_t75" style="height:13.95pt;width:10pt;" o:ole="t" filled="f" o:preferrelative="t" stroked="f" coordsize="21600,21600">
              <v:fill on="f" focussize="0,0"/>
              <v:stroke on="f"/>
              <v:imagedata r:id="rId109" o:title=""/>
              <o:lock v:ext="edit" aspectratio="t"/>
              <w10:wrap type="none"/>
              <w10:anchorlock/>
            </v:shape>
            <o:OLEObject Type="Embed" ProgID="Equation.KSEE3" ShapeID="_x0000_i1078" DrawAspect="Content" ObjectID="_1468075778" r:id="rId108">
              <o:LockedField>false</o:LockedField>
            </o:OLEObject>
          </w:object>
        </w:r>
      </w:ins>
      <w:ins w:id="3422" w:author="  *^_^*" w:date="2020-09-06T01:24:56Z"/>
      <w:ins w:id="3425" w:author="  *^_^*" w:date="2020-09-06T01:26:16Z">
        <w:r>
          <w:rPr>
            <w:rFonts w:hint="eastAsia"/>
            <w:sz w:val="24"/>
            <w:lang w:val="en-US" w:eastAsia="zh-CN"/>
            <w:rPrChange w:id="3426" w:author="  *^_^*" w:date="2020-09-06T12:40:45Z">
              <w:rPr>
                <w:rFonts w:hint="eastAsia"/>
                <w:lang w:val="en-US" w:eastAsia="zh-CN"/>
              </w:rPr>
            </w:rPrChange>
          </w:rPr>
          <w:t>,</w:t>
        </w:r>
      </w:ins>
      <w:ins w:id="3428" w:author="  *^_^*" w:date="2020-09-06T01:26:17Z">
        <w:r>
          <w:rPr>
            <w:rFonts w:hint="eastAsia"/>
            <w:sz w:val="24"/>
            <w:lang w:val="en-US" w:eastAsia="zh-CN"/>
            <w:rPrChange w:id="3429" w:author="  *^_^*" w:date="2020-09-06T12:40:45Z">
              <w:rPr>
                <w:rFonts w:hint="eastAsia"/>
                <w:lang w:val="en-US" w:eastAsia="zh-CN"/>
              </w:rPr>
            </w:rPrChange>
          </w:rPr>
          <w:t>随机</w:t>
        </w:r>
      </w:ins>
      <w:ins w:id="3431" w:author="  *^_^*" w:date="2020-09-06T01:26:19Z">
        <w:r>
          <w:rPr>
            <w:rFonts w:hint="eastAsia"/>
            <w:sz w:val="24"/>
            <w:lang w:val="en-US" w:eastAsia="zh-CN"/>
            <w:rPrChange w:id="3432" w:author="  *^_^*" w:date="2020-09-06T12:40:45Z">
              <w:rPr>
                <w:rFonts w:hint="eastAsia"/>
                <w:lang w:val="en-US" w:eastAsia="zh-CN"/>
              </w:rPr>
            </w:rPrChange>
          </w:rPr>
          <w:t>初始化</w:t>
        </w:r>
      </w:ins>
      <w:ins w:id="3434" w:author="  *^_^*" w:date="2020-09-06T01:26:22Z"/>
      <w:ins w:id="3437" w:author="  *^_^*" w:date="2020-09-06T01:26:22Z"/>
      <w:ins w:id="3440" w:author="  *^_^*" w:date="2020-09-06T01:26:22Z"/>
      <w:ins w:id="3443" w:author="  *^_^*" w:date="2020-09-06T01:26:22Z">
        <w:r>
          <w:rPr>
            <w:rFonts w:hint="eastAsia"/>
            <w:position w:val="-6"/>
            <w:sz w:val="24"/>
            <w:lang w:val="en-US" w:eastAsia="zh-CN"/>
            <w:rPrChange w:id="3447" w:author="  *^_^*" w:date="2020-09-06T12:40:45Z">
              <w:rPr>
                <w:rFonts w:hint="eastAsia"/>
                <w:position w:val="-6"/>
                <w:lang w:val="en-US" w:eastAsia="zh-CN"/>
              </w:rPr>
            </w:rPrChange>
          </w:rPr>
          <w:object>
            <v:shape id="_x0000_i1079" o:spt="75" type="#_x0000_t75" style="height:13.95pt;width:10pt;" o:ole="t" filled="f" o:preferrelative="t" stroked="f" coordsize="21600,21600">
              <v:fill on="f" focussize="0,0"/>
              <v:stroke on="f"/>
              <v:imagedata r:id="rId111" o:title=""/>
              <o:lock v:ext="edit" aspectratio="t"/>
              <w10:wrap type="none"/>
              <w10:anchorlock/>
            </v:shape>
            <o:OLEObject Type="Embed" ProgID="Equation.KSEE3" ShapeID="_x0000_i1079" DrawAspect="Content" ObjectID="_1468075779" r:id="rId110">
              <o:LockedField>false</o:LockedField>
            </o:OLEObject>
          </w:object>
        </w:r>
      </w:ins>
      <w:ins w:id="3449" w:author="  *^_^*" w:date="2020-09-06T01:26:22Z"/>
      <w:ins w:id="3452" w:author="  *^_^*" w:date="2020-09-06T01:26:28Z">
        <w:r>
          <w:rPr>
            <w:rFonts w:hint="eastAsia"/>
            <w:sz w:val="24"/>
            <w:lang w:val="en-US" w:eastAsia="zh-CN"/>
            <w:rPrChange w:id="3453" w:author="  *^_^*" w:date="2020-09-06T12:40:45Z">
              <w:rPr>
                <w:rFonts w:hint="eastAsia"/>
                <w:lang w:val="en-US" w:eastAsia="zh-CN"/>
              </w:rPr>
            </w:rPrChange>
          </w:rPr>
          <w:t>个</w:t>
        </w:r>
      </w:ins>
      <w:ins w:id="3455" w:author="  *^_^*" w:date="2020-09-06T01:26:29Z">
        <w:r>
          <w:rPr>
            <w:rFonts w:hint="eastAsia"/>
            <w:sz w:val="24"/>
            <w:lang w:val="en-US" w:eastAsia="zh-CN"/>
            <w:rPrChange w:id="3456" w:author="  *^_^*" w:date="2020-09-06T12:40:45Z">
              <w:rPr>
                <w:rFonts w:hint="eastAsia"/>
                <w:lang w:val="en-US" w:eastAsia="zh-CN"/>
              </w:rPr>
            </w:rPrChange>
          </w:rPr>
          <w:t>聚类</w:t>
        </w:r>
      </w:ins>
      <w:ins w:id="3458" w:author="  *^_^*" w:date="2020-09-06T01:26:30Z">
        <w:r>
          <w:rPr>
            <w:rFonts w:hint="eastAsia"/>
            <w:sz w:val="24"/>
            <w:lang w:val="en-US" w:eastAsia="zh-CN"/>
            <w:rPrChange w:id="3459" w:author="  *^_^*" w:date="2020-09-06T12:40:45Z">
              <w:rPr>
                <w:rFonts w:hint="eastAsia"/>
                <w:lang w:val="en-US" w:eastAsia="zh-CN"/>
              </w:rPr>
            </w:rPrChange>
          </w:rPr>
          <w:t>中心</w:t>
        </w:r>
      </w:ins>
      <w:ins w:id="3461" w:author="  *^_^*" w:date="2020-09-06T01:25:02Z">
        <w:r>
          <w:rPr>
            <w:rFonts w:hint="eastAsia"/>
            <w:sz w:val="24"/>
            <w:lang w:val="en-US" w:eastAsia="zh-CN"/>
            <w:rPrChange w:id="3462" w:author="  *^_^*" w:date="2020-09-06T12:40:4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2"/>
          <w:ins w:id="3465" w:author="  *^_^*" w:date="2020-09-06T01:26:07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firstLine="0" w:firstLineChars="0"/>
        <w:textAlignment w:val="auto"/>
        <w:rPr>
          <w:ins w:id="3466" w:author="  *^_^*" w:date="2020-09-06T11:05:51Z"/>
          <w:rFonts w:hint="eastAsia"/>
          <w:sz w:val="24"/>
          <w:lang w:val="en-US" w:eastAsia="zh-CN"/>
          <w:rPrChange w:id="3467" w:author="  *^_^*" w:date="2020-09-06T12:40:45Z">
            <w:rPr>
              <w:ins w:id="3468" w:author="  *^_^*" w:date="2020-09-06T11:05:51Z"/>
              <w:rFonts w:hint="eastAsia"/>
              <w:lang w:val="en-US" w:eastAsia="zh-CN"/>
            </w:rPr>
          </w:rPrChange>
        </w:rPr>
        <w:pPrChange w:id="3464" w:author="  *^_^*" w:date="2020-09-06T01:26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469" w:author="  *^_^*" w:date="2020-09-06T11:03:37Z">
        <w:r>
          <w:rPr>
            <w:rFonts w:hint="eastAsia"/>
            <w:sz w:val="24"/>
            <w:lang w:val="en-US" w:eastAsia="zh-CN"/>
            <w:rPrChange w:id="3470" w:author="  *^_^*" w:date="2020-09-06T12:40:45Z">
              <w:rPr>
                <w:rFonts w:hint="eastAsia"/>
                <w:lang w:val="en-US" w:eastAsia="zh-CN"/>
              </w:rPr>
            </w:rPrChange>
          </w:rPr>
          <w:t>计算</w:t>
        </w:r>
      </w:ins>
      <w:ins w:id="3472" w:author="  *^_^*" w:date="2020-09-06T11:05:01Z">
        <w:r>
          <w:rPr>
            <w:rFonts w:hint="eastAsia"/>
            <w:sz w:val="24"/>
            <w:lang w:val="en-US" w:eastAsia="zh-CN"/>
            <w:rPrChange w:id="3473" w:author="  *^_^*" w:date="2020-09-06T12:40:45Z">
              <w:rPr>
                <w:rFonts w:hint="eastAsia"/>
                <w:lang w:val="en-US" w:eastAsia="zh-CN"/>
              </w:rPr>
            </w:rPrChange>
          </w:rPr>
          <w:t>每个点</w:t>
        </w:r>
      </w:ins>
      <w:ins w:id="3475" w:author="  *^_^*" w:date="2020-09-06T11:05:03Z">
        <w:r>
          <w:rPr>
            <w:rFonts w:hint="eastAsia"/>
            <w:sz w:val="24"/>
            <w:lang w:val="en-US" w:eastAsia="zh-CN"/>
            <w:rPrChange w:id="3476" w:author="  *^_^*" w:date="2020-09-06T12:40:45Z">
              <w:rPr>
                <w:rFonts w:hint="eastAsia"/>
                <w:lang w:val="en-US" w:eastAsia="zh-CN"/>
              </w:rPr>
            </w:rPrChange>
          </w:rPr>
          <w:t>到</w:t>
        </w:r>
      </w:ins>
      <w:ins w:id="3478" w:author="  *^_^*" w:date="2020-09-06T11:05:15Z">
        <w:r>
          <w:rPr>
            <w:rFonts w:hint="eastAsia"/>
            <w:sz w:val="24"/>
            <w:lang w:val="en-US" w:eastAsia="zh-CN"/>
            <w:rPrChange w:id="3479" w:author="  *^_^*" w:date="2020-09-06T12:40:45Z">
              <w:rPr>
                <w:rFonts w:hint="eastAsia"/>
                <w:lang w:val="en-US" w:eastAsia="zh-CN"/>
              </w:rPr>
            </w:rPrChange>
          </w:rPr>
          <w:t>各个</w:t>
        </w:r>
      </w:ins>
      <w:ins w:id="3481" w:author="  *^_^*" w:date="2020-09-06T11:05:16Z">
        <w:r>
          <w:rPr>
            <w:rFonts w:hint="eastAsia"/>
            <w:sz w:val="24"/>
            <w:lang w:val="en-US" w:eastAsia="zh-CN"/>
            <w:rPrChange w:id="3482" w:author="  *^_^*" w:date="2020-09-06T12:40:45Z">
              <w:rPr>
                <w:rFonts w:hint="eastAsia"/>
                <w:lang w:val="en-US" w:eastAsia="zh-CN"/>
              </w:rPr>
            </w:rPrChange>
          </w:rPr>
          <w:t>中心</w:t>
        </w:r>
      </w:ins>
      <w:ins w:id="3484" w:author="  *^_^*" w:date="2020-09-06T11:05:17Z">
        <w:r>
          <w:rPr>
            <w:rFonts w:hint="eastAsia"/>
            <w:sz w:val="24"/>
            <w:lang w:val="en-US" w:eastAsia="zh-CN"/>
            <w:rPrChange w:id="3485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3487" w:author="  *^_^*" w:date="2020-09-06T11:05:18Z">
        <w:r>
          <w:rPr>
            <w:rFonts w:hint="eastAsia"/>
            <w:sz w:val="24"/>
            <w:lang w:val="en-US" w:eastAsia="zh-CN"/>
            <w:rPrChange w:id="3488" w:author="  *^_^*" w:date="2020-09-06T12:40:45Z">
              <w:rPr>
                <w:rFonts w:hint="eastAsia"/>
                <w:lang w:val="en-US" w:eastAsia="zh-CN"/>
              </w:rPr>
            </w:rPrChange>
          </w:rPr>
          <w:t>距离，</w:t>
        </w:r>
      </w:ins>
      <w:ins w:id="3490" w:author="  *^_^*" w:date="2020-09-06T11:05:25Z">
        <w:r>
          <w:rPr>
            <w:rFonts w:hint="eastAsia"/>
            <w:sz w:val="24"/>
            <w:lang w:val="en-US" w:eastAsia="zh-CN"/>
            <w:rPrChange w:id="3491" w:author="  *^_^*" w:date="2020-09-06T12:40:45Z">
              <w:rPr>
                <w:rFonts w:hint="eastAsia"/>
                <w:lang w:val="en-US" w:eastAsia="zh-CN"/>
              </w:rPr>
            </w:rPrChange>
          </w:rPr>
          <w:t>距离</w:t>
        </w:r>
      </w:ins>
      <w:ins w:id="3493" w:author="  *^_^*" w:date="2020-09-06T11:05:26Z">
        <w:r>
          <w:rPr>
            <w:rFonts w:hint="eastAsia"/>
            <w:sz w:val="24"/>
            <w:lang w:val="en-US" w:eastAsia="zh-CN"/>
            <w:rPrChange w:id="3494" w:author="  *^_^*" w:date="2020-09-06T12:40:45Z">
              <w:rPr>
                <w:rFonts w:hint="eastAsia"/>
                <w:lang w:val="en-US" w:eastAsia="zh-CN"/>
              </w:rPr>
            </w:rPrChange>
          </w:rPr>
          <w:t>最</w:t>
        </w:r>
      </w:ins>
      <w:ins w:id="3496" w:author="  *^_^*" w:date="2020-09-06T11:05:36Z">
        <w:r>
          <w:rPr>
            <w:rFonts w:hint="eastAsia"/>
            <w:sz w:val="24"/>
            <w:lang w:val="en-US" w:eastAsia="zh-CN"/>
            <w:rPrChange w:id="3497" w:author="  *^_^*" w:date="2020-09-06T12:40:45Z">
              <w:rPr>
                <w:rFonts w:hint="eastAsia"/>
                <w:lang w:val="en-US" w:eastAsia="zh-CN"/>
              </w:rPr>
            </w:rPrChange>
          </w:rPr>
          <w:t>小</w:t>
        </w:r>
      </w:ins>
      <w:ins w:id="3499" w:author="  *^_^*" w:date="2020-09-06T11:05:37Z">
        <w:r>
          <w:rPr>
            <w:rFonts w:hint="eastAsia"/>
            <w:sz w:val="24"/>
            <w:lang w:val="en-US" w:eastAsia="zh-CN"/>
            <w:rPrChange w:id="3500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3502" w:author="  *^_^*" w:date="2020-09-06T11:05:39Z">
        <w:r>
          <w:rPr>
            <w:rFonts w:hint="eastAsia"/>
            <w:sz w:val="24"/>
            <w:lang w:val="en-US" w:eastAsia="zh-CN"/>
            <w:rPrChange w:id="3503" w:author="  *^_^*" w:date="2020-09-06T12:40:45Z">
              <w:rPr>
                <w:rFonts w:hint="eastAsia"/>
                <w:lang w:val="en-US" w:eastAsia="zh-CN"/>
              </w:rPr>
            </w:rPrChange>
          </w:rPr>
          <w:t>中心</w:t>
        </w:r>
      </w:ins>
      <w:ins w:id="3505" w:author="  *^_^*" w:date="2020-09-06T11:05:43Z">
        <w:r>
          <w:rPr>
            <w:rFonts w:hint="eastAsia"/>
            <w:sz w:val="24"/>
            <w:lang w:val="en-US" w:eastAsia="zh-CN"/>
            <w:rPrChange w:id="3506" w:author="  *^_^*" w:date="2020-09-06T12:40:45Z">
              <w:rPr>
                <w:rFonts w:hint="eastAsia"/>
                <w:lang w:val="en-US" w:eastAsia="zh-CN"/>
              </w:rPr>
            </w:rPrChange>
          </w:rPr>
          <w:t>记为</w:t>
        </w:r>
      </w:ins>
      <w:ins w:id="3508" w:author="  *^_^*" w:date="2020-09-06T11:05:44Z">
        <w:r>
          <w:rPr>
            <w:rFonts w:hint="eastAsia"/>
            <w:sz w:val="24"/>
            <w:lang w:val="en-US" w:eastAsia="zh-CN"/>
            <w:rPrChange w:id="3509" w:author="  *^_^*" w:date="2020-09-06T12:40:45Z">
              <w:rPr>
                <w:rFonts w:hint="eastAsia"/>
                <w:lang w:val="en-US" w:eastAsia="zh-CN"/>
              </w:rPr>
            </w:rPrChange>
          </w:rPr>
          <w:t>与</w:t>
        </w:r>
      </w:ins>
      <w:ins w:id="3511" w:author="  *^_^*" w:date="2020-09-06T11:05:47Z">
        <w:r>
          <w:rPr>
            <w:rFonts w:hint="eastAsia"/>
            <w:sz w:val="24"/>
            <w:lang w:val="en-US" w:eastAsia="zh-CN"/>
            <w:rPrChange w:id="3512" w:author="  *^_^*" w:date="2020-09-06T12:40:45Z">
              <w:rPr>
                <w:rFonts w:hint="eastAsia"/>
                <w:lang w:val="en-US" w:eastAsia="zh-CN"/>
              </w:rPr>
            </w:rPrChange>
          </w:rPr>
          <w:t>该点</w:t>
        </w:r>
      </w:ins>
      <w:ins w:id="3514" w:author="  *^_^*" w:date="2020-09-06T11:05:48Z">
        <w:r>
          <w:rPr>
            <w:rFonts w:hint="eastAsia"/>
            <w:sz w:val="24"/>
            <w:lang w:val="en-US" w:eastAsia="zh-CN"/>
            <w:rPrChange w:id="3515" w:author="  *^_^*" w:date="2020-09-06T12:40:45Z">
              <w:rPr>
                <w:rFonts w:hint="eastAsia"/>
                <w:lang w:val="en-US" w:eastAsia="zh-CN"/>
              </w:rPr>
            </w:rPrChange>
          </w:rPr>
          <w:t>同类</w:t>
        </w:r>
      </w:ins>
      <w:ins w:id="3517" w:author="  *^_^*" w:date="2020-09-06T11:06:41Z">
        <w:r>
          <w:rPr>
            <w:rFonts w:hint="eastAsia"/>
            <w:sz w:val="24"/>
            <w:lang w:val="en-US" w:eastAsia="zh-CN"/>
            <w:rPrChange w:id="3518" w:author="  *^_^*" w:date="2020-09-06T12:40:4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2"/>
          <w:ins w:id="3521" w:author="  *^_^*" w:date="2020-09-06T01:26:07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firstLine="0" w:firstLineChars="0"/>
        <w:textAlignment w:val="auto"/>
        <w:rPr>
          <w:ins w:id="3522" w:author="  *^_^*" w:date="2020-09-06T11:06:43Z"/>
          <w:rFonts w:hint="eastAsia"/>
          <w:sz w:val="24"/>
          <w:lang w:val="en-US" w:eastAsia="zh-CN"/>
          <w:rPrChange w:id="3523" w:author="  *^_^*" w:date="2020-09-06T12:40:45Z">
            <w:rPr>
              <w:ins w:id="3524" w:author="  *^_^*" w:date="2020-09-06T11:06:43Z"/>
              <w:rFonts w:hint="eastAsia"/>
              <w:lang w:val="en-US" w:eastAsia="zh-CN"/>
            </w:rPr>
          </w:rPrChange>
        </w:rPr>
        <w:pPrChange w:id="3520" w:author="  *^_^*" w:date="2020-09-06T01:26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525" w:author="  *^_^*" w:date="2020-09-06T11:06:25Z">
        <w:r>
          <w:rPr>
            <w:rFonts w:hint="eastAsia"/>
            <w:sz w:val="24"/>
            <w:lang w:val="en-US" w:eastAsia="zh-CN"/>
            <w:rPrChange w:id="3526" w:author="  *^_^*" w:date="2020-09-06T12:40:45Z">
              <w:rPr>
                <w:rFonts w:hint="eastAsia"/>
                <w:lang w:val="en-US" w:eastAsia="zh-CN"/>
              </w:rPr>
            </w:rPrChange>
          </w:rPr>
          <w:t>将</w:t>
        </w:r>
      </w:ins>
      <w:ins w:id="3528" w:author="  *^_^*" w:date="2020-09-06T11:06:26Z">
        <w:r>
          <w:rPr>
            <w:rFonts w:hint="eastAsia"/>
            <w:sz w:val="24"/>
            <w:lang w:val="en-US" w:eastAsia="zh-CN"/>
            <w:rPrChange w:id="3529" w:author="  *^_^*" w:date="2020-09-06T12:40:45Z">
              <w:rPr>
                <w:rFonts w:hint="eastAsia"/>
                <w:lang w:val="en-US" w:eastAsia="zh-CN"/>
              </w:rPr>
            </w:rPrChange>
          </w:rPr>
          <w:t>每</w:t>
        </w:r>
      </w:ins>
      <w:ins w:id="3531" w:author="  *^_^*" w:date="2020-09-06T11:06:27Z">
        <w:r>
          <w:rPr>
            <w:rFonts w:hint="eastAsia"/>
            <w:sz w:val="24"/>
            <w:lang w:val="en-US" w:eastAsia="zh-CN"/>
            <w:rPrChange w:id="3532" w:author="  *^_^*" w:date="2020-09-06T12:40:45Z">
              <w:rPr>
                <w:rFonts w:hint="eastAsia"/>
                <w:lang w:val="en-US" w:eastAsia="zh-CN"/>
              </w:rPr>
            </w:rPrChange>
          </w:rPr>
          <w:t>一类</w:t>
        </w:r>
      </w:ins>
      <w:ins w:id="3534" w:author="  *^_^*" w:date="2020-09-06T11:06:28Z">
        <w:r>
          <w:rPr>
            <w:rFonts w:hint="eastAsia"/>
            <w:sz w:val="24"/>
            <w:lang w:val="en-US" w:eastAsia="zh-CN"/>
            <w:rPrChange w:id="3535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3537" w:author="  *^_^*" w:date="2020-09-06T11:06:30Z">
        <w:r>
          <w:rPr>
            <w:rFonts w:hint="eastAsia"/>
            <w:sz w:val="24"/>
            <w:lang w:val="en-US" w:eastAsia="zh-CN"/>
            <w:rPrChange w:id="3538" w:author="  *^_^*" w:date="2020-09-06T12:40:45Z">
              <w:rPr>
                <w:rFonts w:hint="eastAsia"/>
                <w:lang w:val="en-US" w:eastAsia="zh-CN"/>
              </w:rPr>
            </w:rPrChange>
          </w:rPr>
          <w:t>点</w:t>
        </w:r>
      </w:ins>
      <w:ins w:id="3540" w:author="  *^_^*" w:date="2020-09-06T11:06:31Z">
        <w:r>
          <w:rPr>
            <w:rFonts w:hint="eastAsia"/>
            <w:sz w:val="24"/>
            <w:lang w:val="en-US" w:eastAsia="zh-CN"/>
            <w:rPrChange w:id="3541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3543" w:author="  *^_^*" w:date="2020-09-06T11:08:16Z">
        <w:r>
          <w:rPr>
            <w:rFonts w:hint="eastAsia"/>
            <w:sz w:val="24"/>
            <w:lang w:val="en-US" w:eastAsia="zh-CN"/>
            <w:rPrChange w:id="3544" w:author="  *^_^*" w:date="2020-09-06T12:40:45Z">
              <w:rPr>
                <w:rFonts w:hint="eastAsia"/>
                <w:lang w:val="en-US" w:eastAsia="zh-CN"/>
              </w:rPr>
            </w:rPrChange>
          </w:rPr>
          <w:t>加权</w:t>
        </w:r>
      </w:ins>
      <w:ins w:id="3546" w:author="  *^_^*" w:date="2020-09-06T11:06:33Z">
        <w:r>
          <w:rPr>
            <w:rFonts w:hint="eastAsia"/>
            <w:sz w:val="24"/>
            <w:lang w:val="en-US" w:eastAsia="zh-CN"/>
            <w:rPrChange w:id="3547" w:author="  *^_^*" w:date="2020-09-06T12:40:45Z">
              <w:rPr>
                <w:rFonts w:hint="eastAsia"/>
                <w:lang w:val="en-US" w:eastAsia="zh-CN"/>
              </w:rPr>
            </w:rPrChange>
          </w:rPr>
          <w:t>平均</w:t>
        </w:r>
      </w:ins>
      <w:ins w:id="3549" w:author="  *^_^*" w:date="2020-09-06T11:06:03Z">
        <w:r>
          <w:rPr>
            <w:rFonts w:hint="eastAsia"/>
            <w:sz w:val="24"/>
            <w:lang w:val="en-US" w:eastAsia="zh-CN"/>
            <w:rPrChange w:id="3550" w:author="  *^_^*" w:date="2020-09-06T12:40:45Z">
              <w:rPr>
                <w:rFonts w:hint="eastAsia"/>
                <w:lang w:val="en-US" w:eastAsia="zh-CN"/>
              </w:rPr>
            </w:rPrChange>
          </w:rPr>
          <w:t>更新</w:t>
        </w:r>
      </w:ins>
      <w:ins w:id="3552" w:author="  *^_^*" w:date="2020-09-06T11:06:37Z">
        <w:r>
          <w:rPr>
            <w:rFonts w:hint="eastAsia"/>
            <w:sz w:val="24"/>
            <w:lang w:val="en-US" w:eastAsia="zh-CN"/>
            <w:rPrChange w:id="3553" w:author="  *^_^*" w:date="2020-09-06T12:40:45Z">
              <w:rPr>
                <w:rFonts w:hint="eastAsia"/>
                <w:lang w:val="en-US" w:eastAsia="zh-CN"/>
              </w:rPr>
            </w:rPrChange>
          </w:rPr>
          <w:t>为</w:t>
        </w:r>
      </w:ins>
      <w:ins w:id="3555" w:author="  *^_^*" w:date="2020-09-06T11:06:08Z">
        <w:r>
          <w:rPr>
            <w:rFonts w:hint="eastAsia"/>
            <w:sz w:val="24"/>
            <w:lang w:val="en-US" w:eastAsia="zh-CN"/>
            <w:rPrChange w:id="3556" w:author="  *^_^*" w:date="2020-09-06T12:40:45Z">
              <w:rPr>
                <w:rFonts w:hint="eastAsia"/>
                <w:lang w:val="en-US" w:eastAsia="zh-CN"/>
              </w:rPr>
            </w:rPrChange>
          </w:rPr>
          <w:t>每</w:t>
        </w:r>
      </w:ins>
      <w:ins w:id="3558" w:author="  *^_^*" w:date="2020-09-06T11:06:09Z">
        <w:r>
          <w:rPr>
            <w:rFonts w:hint="eastAsia"/>
            <w:sz w:val="24"/>
            <w:lang w:val="en-US" w:eastAsia="zh-CN"/>
            <w:rPrChange w:id="3559" w:author="  *^_^*" w:date="2020-09-06T12:40:45Z">
              <w:rPr>
                <w:rFonts w:hint="eastAsia"/>
                <w:lang w:val="en-US" w:eastAsia="zh-CN"/>
              </w:rPr>
            </w:rPrChange>
          </w:rPr>
          <w:t>一类的</w:t>
        </w:r>
      </w:ins>
      <w:ins w:id="3561" w:author="  *^_^*" w:date="2020-09-06T11:06:11Z">
        <w:r>
          <w:rPr>
            <w:rFonts w:hint="eastAsia"/>
            <w:sz w:val="24"/>
            <w:lang w:val="en-US" w:eastAsia="zh-CN"/>
            <w:rPrChange w:id="3562" w:author="  *^_^*" w:date="2020-09-06T12:40:45Z">
              <w:rPr>
                <w:rFonts w:hint="eastAsia"/>
                <w:lang w:val="en-US" w:eastAsia="zh-CN"/>
              </w:rPr>
            </w:rPrChange>
          </w:rPr>
          <w:t>中心</w:t>
        </w:r>
      </w:ins>
      <w:ins w:id="3564" w:author="  *^_^*" w:date="2020-09-06T11:06:42Z">
        <w:r>
          <w:rPr>
            <w:rFonts w:hint="eastAsia"/>
            <w:sz w:val="24"/>
            <w:lang w:val="en-US" w:eastAsia="zh-CN"/>
            <w:rPrChange w:id="3565" w:author="  *^_^*" w:date="2020-09-06T12:40:4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2"/>
          <w:ins w:id="3568" w:author="  *^_^*" w:date="2020-09-06T12:41:58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firstLine="0" w:firstLineChars="0"/>
        <w:textAlignment w:val="auto"/>
        <w:rPr>
          <w:ins w:id="3569" w:author="  *^_^*" w:date="2020-09-06T11:07:39Z"/>
          <w:rFonts w:hint="eastAsia"/>
          <w:sz w:val="24"/>
          <w:lang w:val="en-US" w:eastAsia="zh-CN"/>
          <w:rPrChange w:id="3570" w:author="  *^_^*" w:date="2020-09-06T12:40:45Z">
            <w:rPr>
              <w:ins w:id="3571" w:author="  *^_^*" w:date="2020-09-06T11:07:39Z"/>
              <w:rFonts w:hint="eastAsia"/>
              <w:lang w:val="en-US" w:eastAsia="zh-CN"/>
            </w:rPr>
          </w:rPrChange>
        </w:rPr>
        <w:pPrChange w:id="3567" w:author="  *^_^*" w:date="2020-09-06T12:41:58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572" w:author="  *^_^*" w:date="2020-09-06T11:07:20Z">
        <w:r>
          <w:rPr>
            <w:rFonts w:hint="eastAsia"/>
            <w:sz w:val="24"/>
            <w:lang w:val="en-US" w:eastAsia="zh-CN"/>
            <w:rPrChange w:id="3573" w:author="  *^_^*" w:date="2020-09-06T12:40:45Z">
              <w:rPr>
                <w:rFonts w:hint="eastAsia"/>
                <w:lang w:val="en-US" w:eastAsia="zh-CN"/>
              </w:rPr>
            </w:rPrChange>
          </w:rPr>
          <w:t>重复</w:t>
        </w:r>
      </w:ins>
      <w:ins w:id="3575" w:author="  *^_^*" w:date="2020-09-06T11:07:20Z">
        <w:r>
          <w:rPr>
            <w:rFonts w:hint="eastAsia" w:ascii="Times New Roman Uni" w:hAnsi="Times New Roman Uni" w:eastAsia="Times New Roman Uni" w:cs="Times New Roman Uni"/>
            <w:sz w:val="24"/>
            <w:lang w:val="en-US" w:eastAsia="zh-CN"/>
            <w:rPrChange w:id="3576" w:author="  *^_^*" w:date="2020-09-06T12:40:45Z">
              <w:rPr>
                <w:rFonts w:hint="eastAsia"/>
                <w:lang w:val="en-US" w:eastAsia="zh-CN"/>
              </w:rPr>
            </w:rPrChange>
          </w:rPr>
          <w:t>2</w:t>
        </w:r>
      </w:ins>
      <w:ins w:id="3578" w:author="  *^_^*" w:date="2020-09-06T11:07:21Z">
        <w:r>
          <w:rPr>
            <w:rFonts w:hint="eastAsia" w:ascii="Times New Roman Uni" w:hAnsi="Times New Roman Uni" w:eastAsia="Times New Roman Uni" w:cs="Times New Roman Uni"/>
            <w:sz w:val="24"/>
            <w:lang w:val="en-US" w:eastAsia="zh-CN"/>
            <w:rPrChange w:id="3579" w:author="  *^_^*" w:date="2020-09-06T12:40:45Z">
              <w:rPr>
                <w:rFonts w:hint="eastAsia"/>
                <w:lang w:val="en-US" w:eastAsia="zh-CN"/>
              </w:rPr>
            </w:rPrChange>
          </w:rPr>
          <w:t>-3</w:t>
        </w:r>
      </w:ins>
      <w:ins w:id="3581" w:author="  *^_^*" w:date="2020-09-06T11:07:24Z">
        <w:r>
          <w:rPr>
            <w:rFonts w:hint="eastAsia"/>
            <w:sz w:val="24"/>
            <w:lang w:val="en-US" w:eastAsia="zh-CN"/>
            <w:rPrChange w:id="3582" w:author="  *^_^*" w:date="2020-09-06T12:40:45Z">
              <w:rPr>
                <w:rFonts w:hint="eastAsia"/>
                <w:lang w:val="en-US" w:eastAsia="zh-CN"/>
              </w:rPr>
            </w:rPrChange>
          </w:rPr>
          <w:t>至</w:t>
        </w:r>
      </w:ins>
      <w:ins w:id="3584" w:author="  *^_^*" w:date="2020-09-06T11:07:28Z">
        <w:r>
          <w:rPr>
            <w:rFonts w:hint="eastAsia"/>
            <w:sz w:val="24"/>
            <w:lang w:val="en-US" w:eastAsia="zh-CN"/>
            <w:rPrChange w:id="3585" w:author="  *^_^*" w:date="2020-09-06T12:40:45Z">
              <w:rPr>
                <w:rFonts w:hint="eastAsia"/>
                <w:lang w:val="en-US" w:eastAsia="zh-CN"/>
              </w:rPr>
            </w:rPrChange>
          </w:rPr>
          <w:t>每一类的</w:t>
        </w:r>
      </w:ins>
      <w:ins w:id="3587" w:author="  *^_^*" w:date="2020-09-06T11:07:29Z">
        <w:r>
          <w:rPr>
            <w:rFonts w:hint="eastAsia"/>
            <w:sz w:val="24"/>
            <w:lang w:val="en-US" w:eastAsia="zh-CN"/>
            <w:rPrChange w:id="3588" w:author="  *^_^*" w:date="2020-09-06T12:40:45Z">
              <w:rPr>
                <w:rFonts w:hint="eastAsia"/>
                <w:lang w:val="en-US" w:eastAsia="zh-CN"/>
              </w:rPr>
            </w:rPrChange>
          </w:rPr>
          <w:t>中心</w:t>
        </w:r>
      </w:ins>
      <w:ins w:id="3590" w:author="  *^_^*" w:date="2020-09-06T11:07:32Z">
        <w:r>
          <w:rPr>
            <w:rFonts w:hint="eastAsia"/>
            <w:sz w:val="24"/>
            <w:lang w:val="en-US" w:eastAsia="zh-CN"/>
            <w:rPrChange w:id="3591" w:author="  *^_^*" w:date="2020-09-06T12:40:45Z">
              <w:rPr>
                <w:rFonts w:hint="eastAsia"/>
                <w:lang w:val="en-US" w:eastAsia="zh-CN"/>
              </w:rPr>
            </w:rPrChange>
          </w:rPr>
          <w:t>不再</w:t>
        </w:r>
      </w:ins>
      <w:ins w:id="3593" w:author="  *^_^*" w:date="2020-09-06T11:07:33Z">
        <w:r>
          <w:rPr>
            <w:rFonts w:hint="eastAsia"/>
            <w:sz w:val="24"/>
            <w:lang w:val="en-US" w:eastAsia="zh-CN"/>
            <w:rPrChange w:id="3594" w:author="  *^_^*" w:date="2020-09-06T12:40:45Z">
              <w:rPr>
                <w:rFonts w:hint="eastAsia"/>
                <w:lang w:val="en-US" w:eastAsia="zh-CN"/>
              </w:rPr>
            </w:rPrChange>
          </w:rPr>
          <w:t>发生</w:t>
        </w:r>
      </w:ins>
      <w:ins w:id="3596" w:author="  *^_^*" w:date="2020-09-06T11:07:34Z">
        <w:r>
          <w:rPr>
            <w:rFonts w:hint="eastAsia"/>
            <w:sz w:val="24"/>
            <w:lang w:val="en-US" w:eastAsia="zh-CN"/>
            <w:rPrChange w:id="3597" w:author="  *^_^*" w:date="2020-09-06T12:40:45Z">
              <w:rPr>
                <w:rFonts w:hint="eastAsia"/>
                <w:lang w:val="en-US" w:eastAsia="zh-CN"/>
              </w:rPr>
            </w:rPrChange>
          </w:rPr>
          <w:t>变化</w:t>
        </w:r>
      </w:ins>
      <w:ins w:id="3599" w:author="  *^_^*" w:date="2020-09-06T11:07:35Z">
        <w:r>
          <w:rPr>
            <w:rFonts w:hint="eastAsia"/>
            <w:sz w:val="24"/>
            <w:lang w:val="en-US" w:eastAsia="zh-CN"/>
            <w:rPrChange w:id="3600" w:author="  *^_^*" w:date="2020-09-06T12:40:45Z">
              <w:rPr>
                <w:rFonts w:hint="eastAsia"/>
                <w:lang w:val="en-US" w:eastAsia="zh-CN"/>
              </w:rPr>
            </w:rPrChange>
          </w:rPr>
          <w:t>。</w:t>
        </w:r>
      </w:ins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0" w:firstLineChars="200"/>
        <w:textAlignment w:val="auto"/>
        <w:rPr>
          <w:ins w:id="3603" w:author="  *^_^*" w:date="2020-09-06T11:14:34Z"/>
          <w:rFonts w:hint="eastAsia"/>
          <w:sz w:val="24"/>
          <w:lang w:val="en-US" w:eastAsia="zh-CN"/>
          <w:rPrChange w:id="3604" w:author="  *^_^*" w:date="2020-09-06T12:40:45Z">
            <w:rPr>
              <w:ins w:id="3605" w:author="  *^_^*" w:date="2020-09-06T11:14:34Z"/>
              <w:rFonts w:hint="eastAsia"/>
              <w:lang w:val="en-US" w:eastAsia="zh-CN"/>
            </w:rPr>
          </w:rPrChange>
        </w:rPr>
        <w:pPrChange w:id="3602" w:author="  *^_^*" w:date="2020-09-06T11:14:3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606" w:author="  *^_^*" w:date="2020-09-06T11:09:26Z">
        <w:r>
          <w:rPr>
            <w:rFonts w:hint="eastAsia"/>
            <w:sz w:val="24"/>
            <w:lang w:val="en-US" w:eastAsia="zh-CN"/>
            <w:rPrChange w:id="3607" w:author="  *^_^*" w:date="2020-09-06T12:40:45Z">
              <w:rPr>
                <w:rFonts w:hint="eastAsia"/>
                <w:lang w:val="en-US" w:eastAsia="zh-CN"/>
              </w:rPr>
            </w:rPrChange>
          </w:rPr>
          <w:t>显然，</w:t>
        </w:r>
      </w:ins>
      <w:ins w:id="3609" w:author="  *^_^*" w:date="2020-09-06T11:07:48Z">
        <w:r>
          <w:rPr>
            <w:rFonts w:hint="eastAsia"/>
            <w:sz w:val="24"/>
            <w:lang w:val="en-US" w:eastAsia="zh-CN"/>
            <w:rPrChange w:id="3610" w:author="  *^_^*" w:date="2020-09-06T12:40:45Z">
              <w:rPr>
                <w:rFonts w:hint="eastAsia"/>
                <w:lang w:val="en-US" w:eastAsia="zh-CN"/>
              </w:rPr>
            </w:rPrChange>
          </w:rPr>
          <w:t>当</w:t>
        </w:r>
      </w:ins>
      <w:ins w:id="3612" w:author="  *^_^*" w:date="2020-09-06T11:07:49Z">
        <w:r>
          <w:rPr>
            <w:rFonts w:hint="eastAsia"/>
            <w:sz w:val="24"/>
            <w:lang w:val="en-US" w:eastAsia="zh-CN"/>
            <w:rPrChange w:id="3613" w:author="  *^_^*" w:date="2020-09-06T12:40:45Z">
              <w:rPr>
                <w:rFonts w:hint="eastAsia"/>
                <w:lang w:val="en-US" w:eastAsia="zh-CN"/>
              </w:rPr>
            </w:rPrChange>
          </w:rPr>
          <w:t>我们</w:t>
        </w:r>
      </w:ins>
      <w:ins w:id="3615" w:author="  *^_^*" w:date="2020-09-06T11:07:53Z">
        <w:r>
          <w:rPr>
            <w:rFonts w:hint="eastAsia"/>
            <w:sz w:val="24"/>
            <w:lang w:val="en-US" w:eastAsia="zh-CN"/>
            <w:rPrChange w:id="3616" w:author="  *^_^*" w:date="2020-09-06T12:40:45Z">
              <w:rPr>
                <w:rFonts w:hint="eastAsia"/>
                <w:lang w:val="en-US" w:eastAsia="zh-CN"/>
              </w:rPr>
            </w:rPrChange>
          </w:rPr>
          <w:t>选取</w:t>
        </w:r>
      </w:ins>
      <w:ins w:id="3618" w:author="  *^_^*" w:date="2020-09-06T11:07:58Z">
        <w:r>
          <w:rPr>
            <w:rFonts w:hint="eastAsia"/>
            <w:sz w:val="24"/>
            <w:lang w:val="en-US" w:eastAsia="zh-CN"/>
            <w:rPrChange w:id="3619" w:author="  *^_^*" w:date="2020-09-06T12:40:45Z">
              <w:rPr>
                <w:rFonts w:hint="eastAsia"/>
                <w:lang w:val="en-US" w:eastAsia="zh-CN"/>
              </w:rPr>
            </w:rPrChange>
          </w:rPr>
          <w:t>欧几里得</w:t>
        </w:r>
      </w:ins>
      <w:ins w:id="3621" w:author="  *^_^*" w:date="2020-09-06T11:07:59Z">
        <w:r>
          <w:rPr>
            <w:rFonts w:hint="eastAsia"/>
            <w:sz w:val="24"/>
            <w:lang w:val="en-US" w:eastAsia="zh-CN"/>
            <w:rPrChange w:id="3622" w:author="  *^_^*" w:date="2020-09-06T12:40:45Z">
              <w:rPr>
                <w:rFonts w:hint="eastAsia"/>
                <w:lang w:val="en-US" w:eastAsia="zh-CN"/>
              </w:rPr>
            </w:rPrChange>
          </w:rPr>
          <w:t>距离</w:t>
        </w:r>
      </w:ins>
      <w:ins w:id="3624" w:author="  *^_^*" w:date="2020-09-06T11:08:00Z">
        <w:r>
          <w:rPr>
            <w:rFonts w:hint="eastAsia"/>
            <w:sz w:val="24"/>
            <w:lang w:val="en-US" w:eastAsia="zh-CN"/>
            <w:rPrChange w:id="3625" w:author="  *^_^*" w:date="2020-09-06T12:40:45Z">
              <w:rPr>
                <w:rFonts w:hint="eastAsia"/>
                <w:lang w:val="en-US" w:eastAsia="zh-CN"/>
              </w:rPr>
            </w:rPrChange>
          </w:rPr>
          <w:t>作为</w:t>
        </w:r>
      </w:ins>
      <w:ins w:id="3627" w:author="  *^_^*" w:date="2020-09-06T11:08:01Z">
        <w:r>
          <w:rPr>
            <w:rFonts w:hint="eastAsia"/>
            <w:sz w:val="24"/>
            <w:lang w:val="en-US" w:eastAsia="zh-CN"/>
            <w:rPrChange w:id="3628" w:author="  *^_^*" w:date="2020-09-06T12:40:45Z">
              <w:rPr>
                <w:rFonts w:hint="eastAsia"/>
                <w:lang w:val="en-US" w:eastAsia="zh-CN"/>
              </w:rPr>
            </w:rPrChange>
          </w:rPr>
          <w:t>距离</w:t>
        </w:r>
      </w:ins>
      <w:ins w:id="3630" w:author="  *^_^*" w:date="2020-09-06T11:08:02Z">
        <w:r>
          <w:rPr>
            <w:rFonts w:hint="eastAsia"/>
            <w:sz w:val="24"/>
            <w:lang w:val="en-US" w:eastAsia="zh-CN"/>
            <w:rPrChange w:id="3631" w:author="  *^_^*" w:date="2020-09-06T12:40:45Z">
              <w:rPr>
                <w:rFonts w:hint="eastAsia"/>
                <w:lang w:val="en-US" w:eastAsia="zh-CN"/>
              </w:rPr>
            </w:rPrChange>
          </w:rPr>
          <w:t>度量</w:t>
        </w:r>
      </w:ins>
      <w:ins w:id="3633" w:author="  *^_^*" w:date="2020-09-06T11:08:03Z">
        <w:r>
          <w:rPr>
            <w:rFonts w:hint="eastAsia"/>
            <w:sz w:val="24"/>
            <w:lang w:val="en-US" w:eastAsia="zh-CN"/>
            <w:rPrChange w:id="3634" w:author="  *^_^*" w:date="2020-09-06T12:40:45Z">
              <w:rPr>
                <w:rFonts w:hint="eastAsia"/>
                <w:lang w:val="en-US" w:eastAsia="zh-CN"/>
              </w:rPr>
            </w:rPrChange>
          </w:rPr>
          <w:t>时，</w:t>
        </w:r>
      </w:ins>
      <w:ins w:id="3636" w:author="  *^_^*" w:date="2020-09-06T11:08:06Z">
        <w:r>
          <w:rPr>
            <w:rFonts w:hint="eastAsia"/>
            <w:sz w:val="24"/>
            <w:lang w:val="en-US" w:eastAsia="zh-CN"/>
            <w:rPrChange w:id="3637" w:author="  *^_^*" w:date="2020-09-06T12:40:45Z">
              <w:rPr>
                <w:rFonts w:hint="eastAsia"/>
                <w:lang w:val="en-US" w:eastAsia="zh-CN"/>
              </w:rPr>
            </w:rPrChange>
          </w:rPr>
          <w:t>便</w:t>
        </w:r>
      </w:ins>
      <w:ins w:id="3639" w:author="  *^_^*" w:date="2020-09-06T11:10:06Z">
        <w:r>
          <w:rPr>
            <w:rFonts w:hint="eastAsia"/>
            <w:sz w:val="24"/>
            <w:lang w:val="en-US" w:eastAsia="zh-CN"/>
            <w:rPrChange w:id="3640" w:author="  *^_^*" w:date="2020-09-06T12:40:45Z">
              <w:rPr>
                <w:rFonts w:hint="eastAsia"/>
                <w:lang w:val="en-US" w:eastAsia="zh-CN"/>
              </w:rPr>
            </w:rPrChange>
          </w:rPr>
          <w:t>能</w:t>
        </w:r>
      </w:ins>
      <w:ins w:id="3642" w:author="  *^_^*" w:date="2020-09-06T11:10:07Z">
        <w:r>
          <w:rPr>
            <w:rFonts w:hint="eastAsia"/>
            <w:sz w:val="24"/>
            <w:lang w:val="en-US" w:eastAsia="zh-CN"/>
            <w:rPrChange w:id="3643" w:author="  *^_^*" w:date="2020-09-06T12:40:45Z">
              <w:rPr>
                <w:rFonts w:hint="eastAsia"/>
                <w:lang w:val="en-US" w:eastAsia="zh-CN"/>
              </w:rPr>
            </w:rPrChange>
          </w:rPr>
          <w:t>得到</w:t>
        </w:r>
      </w:ins>
      <w:ins w:id="3645" w:author="  *^_^*" w:date="2020-09-06T11:10:31Z">
        <w:r>
          <w:rPr>
            <w:rFonts w:hint="eastAsia"/>
            <w:sz w:val="24"/>
            <w:lang w:val="en-US" w:eastAsia="zh-CN"/>
            <w:rPrChange w:id="3646" w:author="  *^_^*" w:date="2020-09-06T12:40:45Z">
              <w:rPr>
                <w:rFonts w:hint="eastAsia"/>
                <w:lang w:val="en-US" w:eastAsia="zh-CN"/>
              </w:rPr>
            </w:rPrChange>
          </w:rPr>
          <w:t>可</w:t>
        </w:r>
      </w:ins>
      <w:ins w:id="3648" w:author="  *^_^*" w:date="2020-09-06T11:10:32Z">
        <w:r>
          <w:rPr>
            <w:rFonts w:hint="eastAsia"/>
            <w:sz w:val="24"/>
            <w:lang w:val="en-US" w:eastAsia="zh-CN"/>
            <w:rPrChange w:id="3649" w:author="  *^_^*" w:date="2020-09-06T12:40:45Z">
              <w:rPr>
                <w:rFonts w:hint="eastAsia"/>
                <w:lang w:val="en-US" w:eastAsia="zh-CN"/>
              </w:rPr>
            </w:rPrChange>
          </w:rPr>
          <w:t>供</w:t>
        </w:r>
      </w:ins>
      <w:ins w:id="3651" w:author="  *^_^*" w:date="2020-09-06T11:10:33Z">
        <w:r>
          <w:rPr>
            <w:rFonts w:hint="eastAsia"/>
            <w:sz w:val="24"/>
            <w:lang w:val="en-US" w:eastAsia="zh-CN"/>
            <w:rPrChange w:id="3652" w:author="  *^_^*" w:date="2020-09-06T12:40:45Z">
              <w:rPr>
                <w:rFonts w:hint="eastAsia"/>
                <w:lang w:val="en-US" w:eastAsia="zh-CN"/>
              </w:rPr>
            </w:rPrChange>
          </w:rPr>
          <w:t>参考</w:t>
        </w:r>
      </w:ins>
      <w:ins w:id="3654" w:author="  *^_^*" w:date="2020-09-06T11:10:34Z">
        <w:r>
          <w:rPr>
            <w:rFonts w:hint="eastAsia"/>
            <w:sz w:val="24"/>
            <w:lang w:val="en-US" w:eastAsia="zh-CN"/>
            <w:rPrChange w:id="3655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3657" w:author="  *^_^*" w:date="2020-09-06T11:10:45Z"/>
      <w:ins w:id="3660" w:author="  *^_^*" w:date="2020-09-06T11:10:45Z"/>
      <w:ins w:id="3663" w:author="  *^_^*" w:date="2020-09-06T11:10:45Z"/>
      <w:ins w:id="3666" w:author="  *^_^*" w:date="2020-09-06T11:10:45Z">
        <w:r>
          <w:rPr>
            <w:rFonts w:hint="eastAsia"/>
            <w:position w:val="-6"/>
            <w:sz w:val="24"/>
            <w:lang w:val="en-US" w:eastAsia="zh-CN"/>
            <w:rPrChange w:id="3670" w:author="  *^_^*" w:date="2020-09-06T12:40:45Z">
              <w:rPr>
                <w:rFonts w:hint="eastAsia"/>
                <w:position w:val="-6"/>
                <w:lang w:val="en-US" w:eastAsia="zh-CN"/>
              </w:rPr>
            </w:rPrChange>
          </w:rPr>
          <w:object>
            <v:shape id="_x0000_i1080" o:spt="75" type="#_x0000_t75" style="height:13.95pt;width:10pt;" o:ole="t" filled="f" o:preferrelative="t" stroked="f" coordsize="21600,21600">
              <v:fill on="f" focussize="0,0"/>
              <v:stroke on="f"/>
              <v:imagedata r:id="rId113" o:title=""/>
              <o:lock v:ext="edit" aspectratio="t"/>
              <w10:wrap type="none"/>
              <w10:anchorlock/>
            </v:shape>
            <o:OLEObject Type="Embed" ProgID="Equation.KSEE3" ShapeID="_x0000_i1080" DrawAspect="Content" ObjectID="_1468075780" r:id="rId112">
              <o:LockedField>false</o:LockedField>
            </o:OLEObject>
          </w:object>
        </w:r>
      </w:ins>
      <w:ins w:id="3672" w:author="  *^_^*" w:date="2020-09-06T11:10:45Z"/>
      <w:ins w:id="3675" w:author="  *^_^*" w:date="2020-09-06T11:10:55Z">
        <w:r>
          <w:rPr>
            <w:rFonts w:hint="eastAsia"/>
            <w:sz w:val="24"/>
            <w:lang w:val="en-US" w:eastAsia="zh-CN"/>
            <w:rPrChange w:id="3676" w:author="  *^_^*" w:date="2020-09-06T12:40:45Z">
              <w:rPr>
                <w:rFonts w:hint="eastAsia"/>
                <w:lang w:val="en-US" w:eastAsia="zh-CN"/>
              </w:rPr>
            </w:rPrChange>
          </w:rPr>
          <w:t>个</w:t>
        </w:r>
      </w:ins>
      <w:ins w:id="3678" w:author="  *^_^*" w:date="2020-09-06T11:10:56Z">
        <w:r>
          <w:rPr>
            <w:rFonts w:hint="eastAsia"/>
            <w:sz w:val="24"/>
            <w:lang w:val="en-US" w:eastAsia="zh-CN"/>
            <w:rPrChange w:id="3679" w:author="  *^_^*" w:date="2020-09-06T12:40:45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3681" w:author="  *^_^*" w:date="2020-09-06T11:09:19Z">
        <w:r>
          <w:rPr>
            <w:rFonts w:hint="eastAsia"/>
            <w:sz w:val="24"/>
            <w:lang w:val="en-US" w:eastAsia="zh-CN"/>
            <w:rPrChange w:id="3682" w:author="  *^_^*" w:date="2020-09-06T12:40:45Z">
              <w:rPr>
                <w:rFonts w:hint="eastAsia"/>
                <w:lang w:val="en-US" w:eastAsia="zh-CN"/>
              </w:rPr>
            </w:rPrChange>
          </w:rPr>
          <w:t>中心。</w:t>
        </w:r>
      </w:ins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ins w:id="3685" w:author="  *^_^*" w:date="2020-09-06T11:14:35Z"/>
          <w:rFonts w:hint="default"/>
          <w:sz w:val="24"/>
          <w:lang w:val="en-US" w:eastAsia="zh-CN"/>
          <w:rPrChange w:id="3686" w:author="  *^_^*" w:date="2020-09-06T12:40:45Z">
            <w:rPr>
              <w:ins w:id="3687" w:author="  *^_^*" w:date="2020-09-06T11:14:35Z"/>
              <w:rFonts w:hint="default"/>
              <w:lang w:val="en-US" w:eastAsia="zh-CN"/>
            </w:rPr>
          </w:rPrChange>
        </w:rPr>
        <w:pPrChange w:id="3684" w:author="  *^_^*" w:date="2020-09-06T01:26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0" w:firstLineChars="200"/>
        <w:textAlignment w:val="auto"/>
        <w:rPr>
          <w:ins w:id="3689" w:author="  *^_^*" w:date="2020-09-06T11:15:59Z"/>
          <w:rFonts w:hint="eastAsia"/>
          <w:sz w:val="24"/>
          <w:lang w:val="en-US" w:eastAsia="zh-CN"/>
          <w:rPrChange w:id="3690" w:author="  *^_^*" w:date="2020-09-06T12:40:45Z">
            <w:rPr>
              <w:ins w:id="3691" w:author="  *^_^*" w:date="2020-09-06T11:15:59Z"/>
              <w:rFonts w:hint="eastAsia"/>
              <w:lang w:val="en-US" w:eastAsia="zh-CN"/>
            </w:rPr>
          </w:rPrChange>
        </w:rPr>
        <w:pPrChange w:id="3688" w:author="  *^_^*" w:date="2020-09-06T11:16:03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692" w:author="  *^_^*" w:date="2020-09-06T11:14:41Z">
        <w:r>
          <w:rPr>
            <w:rFonts w:hint="eastAsia"/>
            <w:sz w:val="24"/>
            <w:lang w:val="en-US" w:eastAsia="zh-CN"/>
            <w:rPrChange w:id="3693" w:author="  *^_^*" w:date="2020-09-06T12:40:45Z">
              <w:rPr>
                <w:rFonts w:hint="eastAsia"/>
                <w:lang w:val="en-US" w:eastAsia="zh-CN"/>
              </w:rPr>
            </w:rPrChange>
          </w:rPr>
          <w:t>3</w:t>
        </w:r>
      </w:ins>
      <w:ins w:id="3695" w:author="  *^_^*" w:date="2020-09-06T11:14:42Z">
        <w:r>
          <w:rPr>
            <w:rFonts w:hint="eastAsia"/>
            <w:sz w:val="24"/>
            <w:lang w:val="en-US" w:eastAsia="zh-CN"/>
            <w:rPrChange w:id="3696" w:author="  *^_^*" w:date="2020-09-06T12:40:45Z">
              <w:rPr>
                <w:rFonts w:hint="eastAsia"/>
                <w:lang w:val="en-US" w:eastAsia="zh-CN"/>
              </w:rPr>
            </w:rPrChange>
          </w:rPr>
          <w:t xml:space="preserve"> </w:t>
        </w:r>
      </w:ins>
      <w:ins w:id="3698" w:author="  *^_^*" w:date="2020-09-06T11:15:43Z">
        <w:r>
          <w:rPr>
            <w:rFonts w:hint="eastAsia"/>
            <w:sz w:val="24"/>
            <w:lang w:val="en-US" w:eastAsia="zh-CN"/>
            <w:rPrChange w:id="3699" w:author="  *^_^*" w:date="2020-09-06T12:40:45Z">
              <w:rPr>
                <w:rFonts w:hint="eastAsia"/>
                <w:lang w:val="en-US" w:eastAsia="zh-CN"/>
              </w:rPr>
            </w:rPrChange>
          </w:rPr>
          <w:t>东海岛</w:t>
        </w:r>
      </w:ins>
      <w:ins w:id="3701" w:author="  *^_^*" w:date="2020-09-06T11:15:47Z">
        <w:r>
          <w:rPr>
            <w:rFonts w:hint="eastAsia"/>
            <w:sz w:val="24"/>
            <w:lang w:val="en-US" w:eastAsia="zh-CN"/>
            <w:rPrChange w:id="3702" w:author="  *^_^*" w:date="2020-09-06T12:40:45Z">
              <w:rPr>
                <w:rFonts w:hint="eastAsia"/>
                <w:lang w:val="en-US" w:eastAsia="zh-CN"/>
              </w:rPr>
            </w:rPrChange>
          </w:rPr>
          <w:t>北岸</w:t>
        </w:r>
      </w:ins>
      <w:ins w:id="3704" w:author="  *^_^*" w:date="2020-09-06T11:15:48Z">
        <w:r>
          <w:rPr>
            <w:rFonts w:hint="eastAsia"/>
            <w:sz w:val="24"/>
            <w:lang w:val="en-US" w:eastAsia="zh-CN"/>
            <w:rPrChange w:id="3705" w:author="  *^_^*" w:date="2020-09-06T12:40:45Z">
              <w:rPr>
                <w:rFonts w:hint="eastAsia"/>
                <w:lang w:val="en-US" w:eastAsia="zh-CN"/>
              </w:rPr>
            </w:rPrChange>
          </w:rPr>
          <w:t>垃圾</w:t>
        </w:r>
      </w:ins>
      <w:ins w:id="3707" w:author="  *^_^*" w:date="2020-09-06T11:15:49Z">
        <w:r>
          <w:rPr>
            <w:rFonts w:hint="eastAsia"/>
            <w:sz w:val="24"/>
            <w:lang w:val="en-US" w:eastAsia="zh-CN"/>
            <w:rPrChange w:id="3708" w:author="  *^_^*" w:date="2020-09-06T12:40:45Z">
              <w:rPr>
                <w:rFonts w:hint="eastAsia"/>
                <w:lang w:val="en-US" w:eastAsia="zh-CN"/>
              </w:rPr>
            </w:rPrChange>
          </w:rPr>
          <w:t>预测</w:t>
        </w:r>
      </w:ins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ins w:id="3711" w:author="  *^_^*" w:date="2020-09-06T11:32:22Z"/>
          <w:rFonts w:hint="eastAsia"/>
          <w:sz w:val="24"/>
          <w:lang w:val="en-US" w:eastAsia="zh-CN"/>
          <w:rPrChange w:id="3712" w:author="  *^_^*" w:date="2020-09-06T12:40:45Z">
            <w:rPr>
              <w:ins w:id="3713" w:author="  *^_^*" w:date="2020-09-06T11:32:22Z"/>
              <w:rFonts w:hint="eastAsia"/>
              <w:lang w:val="en-US" w:eastAsia="zh-CN"/>
            </w:rPr>
          </w:rPrChange>
        </w:rPr>
        <w:pPrChange w:id="3710" w:author="  *^_^*" w:date="2020-09-06T11:15:40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714" w:author="  *^_^*" w:date="2020-09-06T11:17:45Z">
        <w:r>
          <w:rPr>
            <w:rFonts w:hint="eastAsia"/>
            <w:sz w:val="24"/>
            <w:lang w:val="en-US" w:eastAsia="zh-CN"/>
            <w:rPrChange w:id="3715" w:author="  *^_^*" w:date="2020-09-06T12:40:45Z">
              <w:rPr>
                <w:rFonts w:hint="eastAsia"/>
                <w:lang w:val="en-US" w:eastAsia="zh-CN"/>
              </w:rPr>
            </w:rPrChange>
          </w:rPr>
          <w:t>在</w:t>
        </w:r>
      </w:ins>
      <w:ins w:id="3717" w:author="  *^_^*" w:date="2020-09-06T11:17:47Z">
        <w:r>
          <w:rPr>
            <w:rFonts w:hint="eastAsia"/>
            <w:sz w:val="24"/>
            <w:lang w:val="en-US" w:eastAsia="zh-CN"/>
            <w:rPrChange w:id="3718" w:author="  *^_^*" w:date="2020-09-06T12:40:45Z">
              <w:rPr>
                <w:rFonts w:hint="eastAsia"/>
                <w:lang w:val="en-US" w:eastAsia="zh-CN"/>
              </w:rPr>
            </w:rPrChange>
          </w:rPr>
          <w:t>计算中</w:t>
        </w:r>
      </w:ins>
      <w:ins w:id="3720" w:author="  *^_^*" w:date="2020-09-06T11:17:49Z">
        <w:r>
          <w:rPr>
            <w:rFonts w:hint="eastAsia"/>
            <w:sz w:val="24"/>
            <w:lang w:val="en-US" w:eastAsia="zh-CN"/>
            <w:rPrChange w:id="3721" w:author="  *^_^*" w:date="2020-09-06T12:40:45Z">
              <w:rPr>
                <w:rFonts w:hint="eastAsia"/>
                <w:lang w:val="en-US" w:eastAsia="zh-CN"/>
              </w:rPr>
            </w:rPrChange>
          </w:rPr>
          <w:t>，</w:t>
        </w:r>
      </w:ins>
      <w:ins w:id="3723" w:author="  *^_^*" w:date="2020-09-06T11:18:06Z">
        <w:r>
          <w:rPr>
            <w:rFonts w:hint="eastAsia"/>
            <w:sz w:val="24"/>
            <w:lang w:val="en-US" w:eastAsia="zh-CN"/>
            <w:rPrChange w:id="3724" w:author="  *^_^*" w:date="2020-09-06T12:40:45Z">
              <w:rPr>
                <w:rFonts w:hint="eastAsia"/>
                <w:lang w:val="en-US" w:eastAsia="zh-CN"/>
              </w:rPr>
            </w:rPrChange>
          </w:rPr>
          <w:t>模型</w:t>
        </w:r>
      </w:ins>
      <w:ins w:id="3726" w:author="  *^_^*" w:date="2020-09-06T11:17:52Z">
        <w:r>
          <w:rPr>
            <w:rFonts w:hint="eastAsia"/>
            <w:sz w:val="24"/>
            <w:lang w:val="en-US" w:eastAsia="zh-CN"/>
            <w:rPrChange w:id="3727" w:author="  *^_^*" w:date="2020-09-06T12:40:45Z">
              <w:rPr>
                <w:rFonts w:hint="eastAsia"/>
                <w:lang w:val="en-US" w:eastAsia="zh-CN"/>
              </w:rPr>
            </w:rPrChange>
          </w:rPr>
          <w:t>知道</w:t>
        </w:r>
      </w:ins>
      <w:ins w:id="3729" w:author="  *^_^*" w:date="2020-09-06T11:18:14Z">
        <w:r>
          <w:rPr>
            <w:rFonts w:hint="eastAsia"/>
            <w:sz w:val="24"/>
            <w:lang w:val="en-US" w:eastAsia="zh-CN"/>
            <w:rPrChange w:id="3730" w:author="  *^_^*" w:date="2020-09-06T12:40:45Z">
              <w:rPr>
                <w:rFonts w:hint="eastAsia"/>
                <w:lang w:val="en-US" w:eastAsia="zh-CN"/>
              </w:rPr>
            </w:rPrChange>
          </w:rPr>
          <w:t>海岸线</w:t>
        </w:r>
      </w:ins>
      <w:ins w:id="3732" w:author="  *^_^*" w:date="2020-09-06T11:18:16Z">
        <w:r>
          <w:rPr>
            <w:rFonts w:hint="eastAsia"/>
            <w:sz w:val="24"/>
            <w:lang w:val="en-US" w:eastAsia="zh-CN"/>
            <w:rPrChange w:id="3733" w:author="  *^_^*" w:date="2020-09-06T12:40:45Z">
              <w:rPr>
                <w:rFonts w:hint="eastAsia"/>
                <w:lang w:val="en-US" w:eastAsia="zh-CN"/>
              </w:rPr>
            </w:rPrChange>
          </w:rPr>
          <w:t>上</w:t>
        </w:r>
      </w:ins>
      <w:ins w:id="3735" w:author="  *^_^*" w:date="2020-09-06T11:18:17Z">
        <w:r>
          <w:rPr>
            <w:rFonts w:hint="eastAsia"/>
            <w:sz w:val="24"/>
            <w:lang w:val="en-US" w:eastAsia="zh-CN"/>
            <w:rPrChange w:id="3736" w:author="  *^_^*" w:date="2020-09-06T12:40:45Z">
              <w:rPr>
                <w:rFonts w:hint="eastAsia"/>
                <w:lang w:val="en-US" w:eastAsia="zh-CN"/>
              </w:rPr>
            </w:rPrChange>
          </w:rPr>
          <w:t>每个</w:t>
        </w:r>
      </w:ins>
      <w:ins w:id="3738" w:author="  *^_^*" w:date="2020-09-06T11:18:18Z">
        <w:r>
          <w:rPr>
            <w:rFonts w:hint="eastAsia"/>
            <w:sz w:val="24"/>
            <w:lang w:val="en-US" w:eastAsia="zh-CN"/>
            <w:rPrChange w:id="3739" w:author="  *^_^*" w:date="2020-09-06T12:40:45Z">
              <w:rPr>
                <w:rFonts w:hint="eastAsia"/>
                <w:lang w:val="en-US" w:eastAsia="zh-CN"/>
              </w:rPr>
            </w:rPrChange>
          </w:rPr>
          <w:t>点的</w:t>
        </w:r>
      </w:ins>
      <w:ins w:id="3741" w:author="  *^_^*" w:date="2020-09-06T11:18:22Z">
        <w:r>
          <w:rPr>
            <w:rFonts w:hint="eastAsia"/>
            <w:sz w:val="24"/>
            <w:lang w:val="en-US" w:eastAsia="zh-CN"/>
            <w:rPrChange w:id="3742" w:author="  *^_^*" w:date="2020-09-06T12:40:45Z">
              <w:rPr>
                <w:rFonts w:hint="eastAsia"/>
                <w:lang w:val="en-US" w:eastAsia="zh-CN"/>
              </w:rPr>
            </w:rPrChange>
          </w:rPr>
          <w:t>水流</w:t>
        </w:r>
      </w:ins>
      <w:ins w:id="3744" w:author="  *^_^*" w:date="2020-09-06T11:18:23Z">
        <w:r>
          <w:rPr>
            <w:rFonts w:hint="eastAsia"/>
            <w:sz w:val="24"/>
            <w:lang w:val="en-US" w:eastAsia="zh-CN"/>
            <w:rPrChange w:id="3745" w:author="  *^_^*" w:date="2020-09-06T12:40:45Z">
              <w:rPr>
                <w:rFonts w:hint="eastAsia"/>
                <w:lang w:val="en-US" w:eastAsia="zh-CN"/>
              </w:rPr>
            </w:rPrChange>
          </w:rPr>
          <w:t>方向</w:t>
        </w:r>
      </w:ins>
      <w:ins w:id="3747" w:author="  *^_^*" w:date="2020-09-06T11:18:24Z">
        <w:r>
          <w:rPr>
            <w:rFonts w:hint="eastAsia"/>
            <w:sz w:val="24"/>
            <w:lang w:val="en-US" w:eastAsia="zh-CN"/>
            <w:rPrChange w:id="3748" w:author="  *^_^*" w:date="2020-09-06T12:40:45Z">
              <w:rPr>
                <w:rFonts w:hint="eastAsia"/>
                <w:lang w:val="en-US" w:eastAsia="zh-CN"/>
              </w:rPr>
            </w:rPrChange>
          </w:rPr>
          <w:t>，</w:t>
        </w:r>
      </w:ins>
      <w:ins w:id="3750" w:author="  *^_^*" w:date="2020-09-06T11:18:28Z">
        <w:r>
          <w:rPr>
            <w:rFonts w:hint="eastAsia"/>
            <w:sz w:val="24"/>
            <w:lang w:val="en-US" w:eastAsia="zh-CN"/>
            <w:rPrChange w:id="3751" w:author="  *^_^*" w:date="2020-09-06T12:40:45Z">
              <w:rPr>
                <w:rFonts w:hint="eastAsia"/>
                <w:lang w:val="en-US" w:eastAsia="zh-CN"/>
              </w:rPr>
            </w:rPrChange>
          </w:rPr>
          <w:t>但这</w:t>
        </w:r>
      </w:ins>
      <w:ins w:id="3753" w:author="  *^_^*" w:date="2020-09-06T11:18:51Z">
        <w:r>
          <w:rPr>
            <w:rFonts w:hint="eastAsia"/>
            <w:sz w:val="24"/>
            <w:lang w:val="en-US" w:eastAsia="zh-CN"/>
            <w:rPrChange w:id="3754" w:author="  *^_^*" w:date="2020-09-06T12:40:45Z">
              <w:rPr>
                <w:rFonts w:hint="eastAsia"/>
                <w:lang w:val="en-US" w:eastAsia="zh-CN"/>
              </w:rPr>
            </w:rPrChange>
          </w:rPr>
          <w:t>往往</w:t>
        </w:r>
      </w:ins>
      <w:ins w:id="3756" w:author="  *^_^*" w:date="2020-09-06T11:18:54Z">
        <w:r>
          <w:rPr>
            <w:rFonts w:hint="eastAsia"/>
            <w:sz w:val="24"/>
            <w:lang w:val="en-US" w:eastAsia="zh-CN"/>
            <w:rPrChange w:id="3757" w:author="  *^_^*" w:date="2020-09-06T12:40:45Z">
              <w:rPr>
                <w:rFonts w:hint="eastAsia"/>
                <w:lang w:val="en-US" w:eastAsia="zh-CN"/>
              </w:rPr>
            </w:rPrChange>
          </w:rPr>
          <w:t>受限于</w:t>
        </w:r>
      </w:ins>
      <w:ins w:id="3759" w:author="  *^_^*" w:date="2020-09-06T11:19:04Z">
        <w:r>
          <w:rPr>
            <w:rFonts w:hint="eastAsia"/>
            <w:sz w:val="24"/>
            <w:lang w:val="en-US" w:eastAsia="zh-CN"/>
            <w:rPrChange w:id="3760" w:author="  *^_^*" w:date="2020-09-06T12:40:45Z">
              <w:rPr>
                <w:rFonts w:hint="eastAsia"/>
                <w:lang w:val="en-US" w:eastAsia="zh-CN"/>
              </w:rPr>
            </w:rPrChange>
          </w:rPr>
          <w:t>观测</w:t>
        </w:r>
      </w:ins>
      <w:ins w:id="3762" w:author="  *^_^*" w:date="2020-09-06T11:19:08Z">
        <w:r>
          <w:rPr>
            <w:rFonts w:hint="eastAsia"/>
            <w:sz w:val="24"/>
            <w:lang w:val="en-US" w:eastAsia="zh-CN"/>
            <w:rPrChange w:id="3763" w:author="  *^_^*" w:date="2020-09-06T12:40:45Z">
              <w:rPr>
                <w:rFonts w:hint="eastAsia"/>
                <w:lang w:val="en-US" w:eastAsia="zh-CN"/>
              </w:rPr>
            </w:rPrChange>
          </w:rPr>
          <w:t>有限</w:t>
        </w:r>
      </w:ins>
      <w:ins w:id="3765" w:author="  *^_^*" w:date="2020-09-06T11:19:10Z">
        <w:r>
          <w:rPr>
            <w:rFonts w:hint="eastAsia"/>
            <w:sz w:val="24"/>
            <w:lang w:val="en-US" w:eastAsia="zh-CN"/>
            <w:rPrChange w:id="3766" w:author="  *^_^*" w:date="2020-09-06T12:40:45Z">
              <w:rPr>
                <w:rFonts w:hint="eastAsia"/>
                <w:lang w:val="en-US" w:eastAsia="zh-CN"/>
              </w:rPr>
            </w:rPrChange>
          </w:rPr>
          <w:t>，</w:t>
        </w:r>
      </w:ins>
      <w:ins w:id="3768" w:author="  *^_^*" w:date="2020-09-06T11:19:11Z">
        <w:r>
          <w:rPr>
            <w:rFonts w:hint="eastAsia"/>
            <w:sz w:val="24"/>
            <w:lang w:val="en-US" w:eastAsia="zh-CN"/>
            <w:rPrChange w:id="3769" w:author="  *^_^*" w:date="2020-09-06T12:40:45Z">
              <w:rPr>
                <w:rFonts w:hint="eastAsia"/>
                <w:lang w:val="en-US" w:eastAsia="zh-CN"/>
              </w:rPr>
            </w:rPrChange>
          </w:rPr>
          <w:t>但是</w:t>
        </w:r>
      </w:ins>
      <w:ins w:id="3771" w:author="  *^_^*" w:date="2020-09-06T11:19:12Z">
        <w:r>
          <w:rPr>
            <w:rFonts w:hint="eastAsia"/>
            <w:sz w:val="24"/>
            <w:lang w:val="en-US" w:eastAsia="zh-CN"/>
            <w:rPrChange w:id="3772" w:author="  *^_^*" w:date="2020-09-06T12:40:45Z">
              <w:rPr>
                <w:rFonts w:hint="eastAsia"/>
                <w:lang w:val="en-US" w:eastAsia="zh-CN"/>
              </w:rPr>
            </w:rPrChange>
          </w:rPr>
          <w:t>水流</w:t>
        </w:r>
      </w:ins>
      <w:ins w:id="3774" w:author="  *^_^*" w:date="2020-09-06T11:19:13Z">
        <w:r>
          <w:rPr>
            <w:rFonts w:hint="eastAsia"/>
            <w:sz w:val="24"/>
            <w:lang w:val="en-US" w:eastAsia="zh-CN"/>
            <w:rPrChange w:id="3775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3777" w:author="  *^_^*" w:date="2020-09-06T11:19:17Z">
        <w:r>
          <w:rPr>
            <w:rFonts w:hint="eastAsia"/>
            <w:sz w:val="24"/>
            <w:lang w:val="en-US" w:eastAsia="zh-CN"/>
            <w:rPrChange w:id="3778" w:author="  *^_^*" w:date="2020-09-06T12:40:45Z">
              <w:rPr>
                <w:rFonts w:hint="eastAsia"/>
                <w:lang w:val="en-US" w:eastAsia="zh-CN"/>
              </w:rPr>
            </w:rPrChange>
          </w:rPr>
          <w:t>主要</w:t>
        </w:r>
      </w:ins>
      <w:ins w:id="3780" w:author="  *^_^*" w:date="2020-09-06T11:19:19Z">
        <w:r>
          <w:rPr>
            <w:rFonts w:hint="eastAsia"/>
            <w:sz w:val="24"/>
            <w:lang w:val="en-US" w:eastAsia="zh-CN"/>
            <w:rPrChange w:id="3781" w:author="  *^_^*" w:date="2020-09-06T12:40:45Z">
              <w:rPr>
                <w:rFonts w:hint="eastAsia"/>
                <w:lang w:val="en-US" w:eastAsia="zh-CN"/>
              </w:rPr>
            </w:rPrChange>
          </w:rPr>
          <w:t>驱动因素</w:t>
        </w:r>
      </w:ins>
      <w:ins w:id="3783" w:author="  *^_^*" w:date="2020-09-06T11:19:20Z">
        <w:r>
          <w:rPr>
            <w:rFonts w:hint="eastAsia"/>
            <w:sz w:val="24"/>
            <w:lang w:val="en-US" w:eastAsia="zh-CN"/>
            <w:rPrChange w:id="3784" w:author="  *^_^*" w:date="2020-09-06T12:40:45Z">
              <w:rPr>
                <w:rFonts w:hint="eastAsia"/>
                <w:lang w:val="en-US" w:eastAsia="zh-CN"/>
              </w:rPr>
            </w:rPrChange>
          </w:rPr>
          <w:t>是风力</w:t>
        </w:r>
      </w:ins>
      <w:ins w:id="3786" w:author="  *^_^*" w:date="2020-09-06T11:19:21Z">
        <w:r>
          <w:rPr>
            <w:rFonts w:hint="eastAsia"/>
            <w:sz w:val="24"/>
            <w:lang w:val="en-US" w:eastAsia="zh-CN"/>
            <w:rPrChange w:id="3787" w:author="  *^_^*" w:date="2020-09-06T12:40:45Z">
              <w:rPr>
                <w:rFonts w:hint="eastAsia"/>
                <w:lang w:val="en-US" w:eastAsia="zh-CN"/>
              </w:rPr>
            </w:rPrChange>
          </w:rPr>
          <w:t>，</w:t>
        </w:r>
      </w:ins>
      <w:ins w:id="3789" w:author="  *^_^*" w:date="2020-09-06T11:19:24Z">
        <w:r>
          <w:rPr>
            <w:rFonts w:hint="eastAsia"/>
            <w:sz w:val="24"/>
            <w:lang w:val="en-US" w:eastAsia="zh-CN"/>
            <w:rPrChange w:id="3790" w:author="  *^_^*" w:date="2020-09-06T12:40:45Z">
              <w:rPr>
                <w:rFonts w:hint="eastAsia"/>
                <w:lang w:val="en-US" w:eastAsia="zh-CN"/>
              </w:rPr>
            </w:rPrChange>
          </w:rPr>
          <w:t>水流</w:t>
        </w:r>
      </w:ins>
      <w:ins w:id="3792" w:author="  *^_^*" w:date="2020-09-06T11:19:26Z">
        <w:r>
          <w:rPr>
            <w:rFonts w:hint="eastAsia"/>
            <w:sz w:val="24"/>
            <w:lang w:val="en-US" w:eastAsia="zh-CN"/>
            <w:rPrChange w:id="3793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3795" w:author="  *^_^*" w:date="2020-09-06T11:19:32Z">
        <w:r>
          <w:rPr>
            <w:rFonts w:hint="eastAsia"/>
            <w:sz w:val="24"/>
            <w:lang w:val="en-US" w:eastAsia="zh-CN"/>
            <w:rPrChange w:id="3796" w:author="  *^_^*" w:date="2020-09-06T12:40:45Z">
              <w:rPr>
                <w:rFonts w:hint="eastAsia"/>
                <w:lang w:val="en-US" w:eastAsia="zh-CN"/>
              </w:rPr>
            </w:rPrChange>
          </w:rPr>
          <w:t>宏观</w:t>
        </w:r>
      </w:ins>
      <w:ins w:id="3798" w:author="  *^_^*" w:date="2020-09-06T11:19:34Z">
        <w:r>
          <w:rPr>
            <w:rFonts w:hint="eastAsia"/>
            <w:sz w:val="24"/>
            <w:lang w:val="en-US" w:eastAsia="zh-CN"/>
            <w:rPrChange w:id="3799" w:author="  *^_^*" w:date="2020-09-06T12:40:45Z">
              <w:rPr>
                <w:rFonts w:hint="eastAsia"/>
                <w:lang w:val="en-US" w:eastAsia="zh-CN"/>
              </w:rPr>
            </w:rPrChange>
          </w:rPr>
          <w:t>流向</w:t>
        </w:r>
      </w:ins>
      <w:ins w:id="3801" w:author="  *^_^*" w:date="2020-09-06T11:19:37Z">
        <w:r>
          <w:rPr>
            <w:rFonts w:hint="eastAsia"/>
            <w:sz w:val="24"/>
            <w:lang w:val="en-US" w:eastAsia="zh-CN"/>
            <w:rPrChange w:id="3802" w:author="  *^_^*" w:date="2020-09-06T12:40:45Z">
              <w:rPr>
                <w:rFonts w:hint="eastAsia"/>
                <w:lang w:val="en-US" w:eastAsia="zh-CN"/>
              </w:rPr>
            </w:rPrChange>
          </w:rPr>
          <w:t>主要是</w:t>
        </w:r>
      </w:ins>
      <w:ins w:id="3804" w:author="  *^_^*" w:date="2020-09-06T11:19:38Z">
        <w:r>
          <w:rPr>
            <w:rFonts w:hint="eastAsia"/>
            <w:sz w:val="24"/>
            <w:lang w:val="en-US" w:eastAsia="zh-CN"/>
            <w:rPrChange w:id="3805" w:author="  *^_^*" w:date="2020-09-06T12:40:45Z">
              <w:rPr>
                <w:rFonts w:hint="eastAsia"/>
                <w:lang w:val="en-US" w:eastAsia="zh-CN"/>
              </w:rPr>
            </w:rPrChange>
          </w:rPr>
          <w:t>由</w:t>
        </w:r>
      </w:ins>
      <w:ins w:id="3807" w:author="  *^_^*" w:date="2020-09-06T11:19:41Z">
        <w:r>
          <w:rPr>
            <w:rFonts w:hint="eastAsia"/>
            <w:sz w:val="24"/>
            <w:lang w:val="en-US" w:eastAsia="zh-CN"/>
            <w:rPrChange w:id="3808" w:author="  *^_^*" w:date="2020-09-06T12:40:45Z">
              <w:rPr>
                <w:rFonts w:hint="eastAsia"/>
                <w:lang w:val="en-US" w:eastAsia="zh-CN"/>
              </w:rPr>
            </w:rPrChange>
          </w:rPr>
          <w:t>风向</w:t>
        </w:r>
      </w:ins>
      <w:ins w:id="3810" w:author="  *^_^*" w:date="2020-09-06T11:19:42Z">
        <w:r>
          <w:rPr>
            <w:rFonts w:hint="eastAsia"/>
            <w:sz w:val="24"/>
            <w:lang w:val="en-US" w:eastAsia="zh-CN"/>
            <w:rPrChange w:id="3811" w:author="  *^_^*" w:date="2020-09-06T12:40:45Z">
              <w:rPr>
                <w:rFonts w:hint="eastAsia"/>
                <w:lang w:val="en-US" w:eastAsia="zh-CN"/>
              </w:rPr>
            </w:rPrChange>
          </w:rPr>
          <w:t>决定的，</w:t>
        </w:r>
      </w:ins>
      <w:ins w:id="3813" w:author="  *^_^*" w:date="2020-09-06T11:19:48Z">
        <w:r>
          <w:rPr>
            <w:rFonts w:hint="eastAsia"/>
            <w:sz w:val="24"/>
            <w:lang w:val="en-US" w:eastAsia="zh-CN"/>
            <w:rPrChange w:id="3814" w:author="  *^_^*" w:date="2020-09-06T12:40:45Z">
              <w:rPr>
                <w:rFonts w:hint="eastAsia"/>
                <w:lang w:val="en-US" w:eastAsia="zh-CN"/>
              </w:rPr>
            </w:rPrChange>
          </w:rPr>
          <w:t>所以</w:t>
        </w:r>
      </w:ins>
      <w:ins w:id="3816" w:author="  *^_^*" w:date="2020-09-06T11:19:50Z">
        <w:r>
          <w:rPr>
            <w:rFonts w:hint="eastAsia"/>
            <w:sz w:val="24"/>
            <w:lang w:val="en-US" w:eastAsia="zh-CN"/>
            <w:rPrChange w:id="3817" w:author="  *^_^*" w:date="2020-09-06T12:40:45Z">
              <w:rPr>
                <w:rFonts w:hint="eastAsia"/>
                <w:lang w:val="en-US" w:eastAsia="zh-CN"/>
              </w:rPr>
            </w:rPrChange>
          </w:rPr>
          <w:t>可以</w:t>
        </w:r>
      </w:ins>
      <w:ins w:id="3819" w:author="  *^_^*" w:date="2020-09-06T11:19:52Z">
        <w:r>
          <w:rPr>
            <w:rFonts w:hint="eastAsia"/>
            <w:sz w:val="24"/>
            <w:lang w:val="en-US" w:eastAsia="zh-CN"/>
            <w:rPrChange w:id="3820" w:author="  *^_^*" w:date="2020-09-06T12:40:45Z">
              <w:rPr>
                <w:rFonts w:hint="eastAsia"/>
                <w:lang w:val="en-US" w:eastAsia="zh-CN"/>
              </w:rPr>
            </w:rPrChange>
          </w:rPr>
          <w:t>将</w:t>
        </w:r>
      </w:ins>
      <w:ins w:id="3822" w:author="  *^_^*" w:date="2020-09-06T11:19:55Z">
        <w:r>
          <w:rPr>
            <w:rFonts w:hint="eastAsia"/>
            <w:sz w:val="24"/>
            <w:lang w:val="en-US" w:eastAsia="zh-CN"/>
            <w:rPrChange w:id="3823" w:author="  *^_^*" w:date="2020-09-06T12:40:45Z">
              <w:rPr>
                <w:rFonts w:hint="eastAsia"/>
                <w:lang w:val="en-US" w:eastAsia="zh-CN"/>
              </w:rPr>
            </w:rPrChange>
          </w:rPr>
          <w:t>风向</w:t>
        </w:r>
      </w:ins>
      <w:ins w:id="3825" w:author="  *^_^*" w:date="2020-09-06T11:19:56Z">
        <w:r>
          <w:rPr>
            <w:rFonts w:hint="eastAsia"/>
            <w:sz w:val="24"/>
            <w:lang w:val="en-US" w:eastAsia="zh-CN"/>
            <w:rPrChange w:id="3826" w:author="  *^_^*" w:date="2020-09-06T12:40:45Z">
              <w:rPr>
                <w:rFonts w:hint="eastAsia"/>
                <w:lang w:val="en-US" w:eastAsia="zh-CN"/>
              </w:rPr>
            </w:rPrChange>
          </w:rPr>
          <w:t>作为</w:t>
        </w:r>
      </w:ins>
      <w:ins w:id="3828" w:author="  *^_^*" w:date="2020-09-06T11:20:03Z">
        <w:r>
          <w:rPr>
            <w:rFonts w:hint="eastAsia"/>
            <w:sz w:val="24"/>
            <w:lang w:val="en-US" w:eastAsia="zh-CN"/>
            <w:rPrChange w:id="3829" w:author="  *^_^*" w:date="2020-09-06T12:40:45Z">
              <w:rPr>
                <w:rFonts w:hint="eastAsia"/>
                <w:lang w:val="en-US" w:eastAsia="zh-CN"/>
              </w:rPr>
            </w:rPrChange>
          </w:rPr>
          <w:t>水流</w:t>
        </w:r>
      </w:ins>
      <w:ins w:id="3831" w:author="  *^_^*" w:date="2020-09-06T11:20:05Z">
        <w:r>
          <w:rPr>
            <w:rFonts w:hint="eastAsia"/>
            <w:sz w:val="24"/>
            <w:lang w:val="en-US" w:eastAsia="zh-CN"/>
            <w:rPrChange w:id="3832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3834" w:author="  *^_^*" w:date="2020-09-06T11:20:07Z">
        <w:r>
          <w:rPr>
            <w:rFonts w:hint="eastAsia"/>
            <w:sz w:val="24"/>
            <w:lang w:val="en-US" w:eastAsia="zh-CN"/>
            <w:rPrChange w:id="3835" w:author="  *^_^*" w:date="2020-09-06T12:40:45Z">
              <w:rPr>
                <w:rFonts w:hint="eastAsia"/>
                <w:lang w:val="en-US" w:eastAsia="zh-CN"/>
              </w:rPr>
            </w:rPrChange>
          </w:rPr>
          <w:t>方向。</w:t>
        </w:r>
      </w:ins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jc w:val="center"/>
        <w:textAlignment w:val="auto"/>
        <w:rPr>
          <w:ins w:id="3838" w:author="  *^_^*" w:date="2020-09-06T11:32:56Z"/>
          <w:rFonts w:hint="default"/>
          <w:sz w:val="24"/>
          <w:lang w:val="en-US" w:eastAsia="zh-CN"/>
          <w:rPrChange w:id="3839" w:author="  *^_^*" w:date="2020-09-06T12:40:45Z">
            <w:rPr>
              <w:ins w:id="3840" w:author="  *^_^*" w:date="2020-09-06T11:32:56Z"/>
              <w:rFonts w:hint="default"/>
              <w:lang w:val="en-US" w:eastAsia="zh-CN"/>
            </w:rPr>
          </w:rPrChange>
        </w:rPr>
        <w:pPrChange w:id="3837" w:author="  *^_^*" w:date="2020-09-06T11:53:42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841" w:author="  *^_^*" w:date="2020-09-06T11:31:58Z">
        <w:r>
          <w:rPr>
            <w:rFonts w:hint="default"/>
            <w:sz w:val="24"/>
            <w:lang w:val="en-US" w:eastAsia="zh-CN"/>
            <w:rPrChange w:id="3845" w:author="  *^_^*" w:date="2020-09-06T12:40:45Z">
              <w:rPr>
                <w:rFonts w:hint="default"/>
                <w:lang w:val="en-US" w:eastAsia="zh-CN"/>
              </w:rPr>
            </w:rPrChange>
          </w:rPr>
          <w:drawing>
            <wp:inline distT="0" distB="0" distL="114300" distR="114300">
              <wp:extent cx="3253105" cy="1666240"/>
              <wp:effectExtent l="0" t="0" r="8255" b="10160"/>
              <wp:docPr id="6" name="图片 6" descr="湛江湾1_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湛江湾1_2"/>
                      <pic:cNvPicPr>
                        <a:picLocks noChangeAspect="1"/>
                      </pic:cNvPicPr>
                    </pic:nvPicPr>
                    <pic:blipFill>
                      <a:blip r:embed="rId114"/>
                      <a:srcRect l="47923" t="54444" r="41039" b="342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3105" cy="1666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jc w:val="center"/>
        <w:textAlignment w:val="auto"/>
        <w:rPr>
          <w:ins w:id="3848" w:author="  *^_^*" w:date="2020-09-06T11:52:59Z"/>
          <w:rFonts w:hint="eastAsia"/>
          <w:sz w:val="20"/>
          <w:szCs w:val="20"/>
          <w:lang w:val="en-US" w:eastAsia="zh-CN"/>
          <w:rPrChange w:id="3849" w:author="  *^_^*" w:date="2020-09-06T12:41:14Z">
            <w:rPr>
              <w:ins w:id="3850" w:author="  *^_^*" w:date="2020-09-06T11:52:59Z"/>
              <w:rFonts w:hint="eastAsia"/>
              <w:lang w:val="en-US" w:eastAsia="zh-CN"/>
            </w:rPr>
          </w:rPrChange>
        </w:rPr>
        <w:pPrChange w:id="3847" w:author="  *^_^*" w:date="2020-09-06T12:41:14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851" w:author="  *^_^*" w:date="2020-09-06T11:32:56Z">
        <w:bookmarkStart w:id="6" w:name="_Ref25533"/>
        <w:r>
          <w:rPr>
            <w:rFonts w:hint="eastAsia"/>
            <w:sz w:val="20"/>
            <w:szCs w:val="20"/>
            <w:rPrChange w:id="3852" w:author="  *^_^*" w:date="2020-09-06T12:41:14Z">
              <w:rPr/>
            </w:rPrChange>
          </w:rPr>
          <w:t xml:space="preserve">图 </w:t>
        </w:r>
      </w:ins>
      <w:ins w:id="3854" w:author="  *^_^*" w:date="2020-09-06T11:32:56Z">
        <w:r>
          <w:rPr>
            <w:rFonts w:hint="eastAsia"/>
            <w:sz w:val="20"/>
            <w:szCs w:val="20"/>
            <w:rPrChange w:id="3855" w:author="  *^_^*" w:date="2020-09-06T12:41:14Z">
              <w:rPr/>
            </w:rPrChange>
          </w:rPr>
          <w:fldChar w:fldCharType="begin"/>
        </w:r>
      </w:ins>
      <w:ins w:id="3857" w:author="  *^_^*" w:date="2020-09-06T11:32:56Z">
        <w:r>
          <w:rPr>
            <w:rFonts w:hint="eastAsia"/>
            <w:sz w:val="20"/>
            <w:szCs w:val="20"/>
            <w:rPrChange w:id="3858" w:author="  *^_^*" w:date="2020-09-06T12:41:14Z">
              <w:rPr/>
            </w:rPrChange>
          </w:rPr>
          <w:instrText xml:space="preserve"> SEQ 图 \* ARABIC </w:instrText>
        </w:r>
      </w:ins>
      <w:ins w:id="3860" w:author="  *^_^*" w:date="2020-09-06T11:32:56Z">
        <w:r>
          <w:rPr>
            <w:rFonts w:hint="eastAsia"/>
            <w:sz w:val="20"/>
            <w:szCs w:val="20"/>
            <w:rPrChange w:id="3861" w:author="  *^_^*" w:date="2020-09-06T12:41:14Z">
              <w:rPr/>
            </w:rPrChange>
          </w:rPr>
          <w:fldChar w:fldCharType="separate"/>
        </w:r>
      </w:ins>
      <w:ins w:id="3863" w:author="  *^_^*" w:date="2020-09-06T11:53:48Z">
        <w:r>
          <w:rPr>
            <w:rFonts w:hint="eastAsia"/>
            <w:sz w:val="20"/>
            <w:szCs w:val="20"/>
            <w:rPrChange w:id="3864" w:author="  *^_^*" w:date="2020-09-06T12:41:14Z">
              <w:rPr/>
            </w:rPrChange>
          </w:rPr>
          <w:t>5</w:t>
        </w:r>
      </w:ins>
      <w:ins w:id="3866" w:author="  *^_^*" w:date="2020-09-06T11:32:56Z">
        <w:r>
          <w:rPr>
            <w:rFonts w:hint="eastAsia"/>
            <w:sz w:val="20"/>
            <w:szCs w:val="20"/>
            <w:rPrChange w:id="3867" w:author="  *^_^*" w:date="2020-09-06T12:41:14Z">
              <w:rPr/>
            </w:rPrChange>
          </w:rPr>
          <w:fldChar w:fldCharType="end"/>
        </w:r>
        <w:bookmarkEnd w:id="6"/>
      </w:ins>
      <w:ins w:id="3869" w:author="  *^_^*" w:date="2020-09-06T11:32:57Z">
        <w:r>
          <w:rPr>
            <w:rFonts w:hint="eastAsia"/>
            <w:sz w:val="20"/>
            <w:szCs w:val="20"/>
            <w:lang w:val="en-US" w:eastAsia="zh-CN"/>
            <w:rPrChange w:id="3870" w:author="  *^_^*" w:date="2020-09-06T12:41:14Z">
              <w:rPr>
                <w:rFonts w:hint="eastAsia"/>
                <w:lang w:val="en-US" w:eastAsia="zh-CN"/>
              </w:rPr>
            </w:rPrChange>
          </w:rPr>
          <w:t xml:space="preserve"> </w:t>
        </w:r>
      </w:ins>
      <w:ins w:id="3872" w:author="  *^_^*" w:date="2020-09-06T11:33:19Z">
        <w:r>
          <w:rPr>
            <w:rFonts w:hint="eastAsia"/>
            <w:sz w:val="20"/>
            <w:szCs w:val="20"/>
            <w:lang w:val="en-US" w:eastAsia="zh-CN"/>
            <w:rPrChange w:id="3873" w:author="  *^_^*" w:date="2020-09-06T12:41:14Z">
              <w:rPr>
                <w:rFonts w:hint="eastAsia"/>
                <w:lang w:val="en-US" w:eastAsia="zh-CN"/>
              </w:rPr>
            </w:rPrChange>
          </w:rPr>
          <w:t>东海岛</w:t>
        </w:r>
      </w:ins>
      <w:ins w:id="3875" w:author="  *^_^*" w:date="2020-09-06T11:33:25Z">
        <w:r>
          <w:rPr>
            <w:rFonts w:hint="eastAsia"/>
            <w:sz w:val="20"/>
            <w:szCs w:val="20"/>
            <w:lang w:val="en-US" w:eastAsia="zh-CN"/>
            <w:rPrChange w:id="3876" w:author="  *^_^*" w:date="2020-09-06T12:41:14Z">
              <w:rPr>
                <w:rFonts w:hint="eastAsia"/>
                <w:lang w:val="en-US" w:eastAsia="zh-CN"/>
              </w:rPr>
            </w:rPrChange>
          </w:rPr>
          <w:t>北岸垃圾</w:t>
        </w:r>
      </w:ins>
      <w:ins w:id="3878" w:author="  *^_^*" w:date="2020-09-06T11:33:28Z">
        <w:r>
          <w:rPr>
            <w:rFonts w:hint="eastAsia"/>
            <w:sz w:val="20"/>
            <w:szCs w:val="20"/>
            <w:lang w:val="en-US" w:eastAsia="zh-CN"/>
            <w:rPrChange w:id="3879" w:author="  *^_^*" w:date="2020-09-06T12:41:14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3881" w:author="  *^_^*" w:date="2020-09-06T11:33:39Z">
        <w:r>
          <w:rPr>
            <w:rFonts w:hint="eastAsia"/>
            <w:sz w:val="20"/>
            <w:szCs w:val="20"/>
            <w:lang w:val="en-US" w:eastAsia="zh-CN"/>
            <w:rPrChange w:id="3882" w:author="  *^_^*" w:date="2020-09-06T12:41:14Z">
              <w:rPr>
                <w:rFonts w:hint="eastAsia"/>
                <w:lang w:val="en-US" w:eastAsia="zh-CN"/>
              </w:rPr>
            </w:rPrChange>
          </w:rPr>
          <w:t>及其</w:t>
        </w:r>
      </w:ins>
      <w:ins w:id="3884" w:author="  *^_^*" w:date="2020-09-06T11:33:33Z">
        <w:r>
          <w:rPr>
            <w:rFonts w:hint="eastAsia"/>
            <w:sz w:val="20"/>
            <w:szCs w:val="20"/>
            <w:lang w:val="en-US" w:eastAsia="zh-CN"/>
            <w:rPrChange w:id="3885" w:author="  *^_^*" w:date="2020-09-06T12:41:14Z">
              <w:rPr>
                <w:rFonts w:hint="eastAsia"/>
                <w:lang w:val="en-US" w:eastAsia="zh-CN"/>
              </w:rPr>
            </w:rPrChange>
          </w:rPr>
          <w:t>中心</w:t>
        </w:r>
      </w:ins>
      <w:ins w:id="3887" w:author="  *^_^*" w:date="2020-09-06T11:33:40Z">
        <w:r>
          <w:rPr>
            <w:rFonts w:hint="eastAsia"/>
            <w:sz w:val="20"/>
            <w:szCs w:val="20"/>
            <w:lang w:val="en-US" w:eastAsia="zh-CN"/>
            <w:rPrChange w:id="3888" w:author="  *^_^*" w:date="2020-09-06T12:41:14Z">
              <w:rPr>
                <w:rFonts w:hint="eastAsia"/>
                <w:lang w:val="en-US" w:eastAsia="zh-CN"/>
              </w:rPr>
            </w:rPrChange>
          </w:rPr>
          <w:t>（</w:t>
        </w:r>
      </w:ins>
      <w:ins w:id="3890" w:author="  *^_^*" w:date="2020-09-06T11:33:43Z">
        <w:r>
          <w:rPr>
            <w:rFonts w:hint="eastAsia"/>
            <w:sz w:val="20"/>
            <w:szCs w:val="20"/>
            <w:lang w:val="en-US" w:eastAsia="zh-CN"/>
            <w:rPrChange w:id="3891" w:author="  *^_^*" w:date="2020-09-06T12:41:14Z">
              <w:rPr>
                <w:rFonts w:hint="eastAsia"/>
                <w:lang w:val="en-US" w:eastAsia="zh-CN"/>
              </w:rPr>
            </w:rPrChange>
          </w:rPr>
          <w:t>西北风</w:t>
        </w:r>
      </w:ins>
      <w:ins w:id="3893" w:author="  *^_^*" w:date="2020-09-06T11:33:44Z">
        <w:r>
          <w:rPr>
            <w:rFonts w:hint="eastAsia"/>
            <w:sz w:val="20"/>
            <w:szCs w:val="20"/>
            <w:lang w:val="en-US" w:eastAsia="zh-CN"/>
            <w:rPrChange w:id="3894" w:author="  *^_^*" w:date="2020-09-06T12:41:14Z">
              <w:rPr>
                <w:rFonts w:hint="eastAsia"/>
                <w:lang w:val="en-US" w:eastAsia="zh-CN"/>
              </w:rPr>
            </w:rPrChange>
          </w:rPr>
          <w:t>）</w:t>
        </w:r>
      </w:ins>
    </w:p>
    <w:p>
      <w:pPr>
        <w:pStyle w:val="2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jc w:val="center"/>
        <w:textAlignment w:val="auto"/>
        <w:rPr>
          <w:ins w:id="3897" w:author="  *^_^*" w:date="2020-09-06T11:53:48Z"/>
          <w:rFonts w:hint="default" w:eastAsia="黑体"/>
          <w:sz w:val="24"/>
          <w:lang w:val="en-US" w:eastAsia="zh-CN"/>
          <w:rPrChange w:id="3898" w:author="  *^_^*" w:date="2020-09-06T12:40:45Z">
            <w:rPr>
              <w:ins w:id="3899" w:author="  *^_^*" w:date="2020-09-06T11:53:48Z"/>
              <w:rFonts w:hint="default" w:eastAsia="黑体"/>
              <w:lang w:val="en-US" w:eastAsia="zh-CN"/>
            </w:rPr>
          </w:rPrChange>
        </w:rPr>
        <w:pPrChange w:id="3896" w:author="  *^_^*" w:date="2020-09-06T11:54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900" w:author="  *^_^*" w:date="2020-09-06T11:52:56Z">
        <w:r>
          <w:rPr>
            <w:rFonts w:hint="default" w:eastAsia="黑体"/>
            <w:sz w:val="24"/>
            <w:lang w:val="en-US" w:eastAsia="zh-CN"/>
            <w:rPrChange w:id="3904" w:author="  *^_^*" w:date="2020-09-06T12:40:45Z">
              <w:rPr>
                <w:rFonts w:hint="default" w:eastAsia="黑体"/>
                <w:lang w:val="en-US" w:eastAsia="zh-CN"/>
              </w:rPr>
            </w:rPrChange>
          </w:rPr>
          <w:drawing>
            <wp:inline distT="0" distB="0" distL="114300" distR="114300">
              <wp:extent cx="3207385" cy="2159000"/>
              <wp:effectExtent l="0" t="0" r="8255" b="5080"/>
              <wp:docPr id="7" name="图片 7" descr="湛江湾1_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图片 7" descr="湛江湾1_3"/>
                      <pic:cNvPicPr>
                        <a:picLocks noChangeAspect="1"/>
                      </pic:cNvPicPr>
                    </pic:nvPicPr>
                    <pic:blipFill>
                      <a:blip r:embed="rId115"/>
                      <a:srcRect l="45459" t="48957" r="43430" b="3608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7385" cy="2159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jc w:val="center"/>
        <w:textAlignment w:val="auto"/>
        <w:rPr>
          <w:ins w:id="3907" w:author="  *^_^*" w:date="2020-09-06T11:54:45Z"/>
          <w:rFonts w:hint="eastAsia"/>
          <w:sz w:val="20"/>
          <w:szCs w:val="20"/>
          <w:lang w:val="en-US" w:eastAsia="zh-CN"/>
          <w:rPrChange w:id="3908" w:author="  *^_^*" w:date="2020-09-06T12:41:02Z">
            <w:rPr>
              <w:ins w:id="3909" w:author="  *^_^*" w:date="2020-09-06T11:54:45Z"/>
              <w:rFonts w:hint="eastAsia"/>
              <w:lang w:val="en-US" w:eastAsia="zh-CN"/>
            </w:rPr>
          </w:rPrChange>
        </w:rPr>
        <w:pPrChange w:id="3906" w:author="  *^_^*" w:date="2020-09-06T11:54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910" w:author="  *^_^*" w:date="2020-09-06T11:53:48Z">
        <w:bookmarkStart w:id="7" w:name="_Ref25546"/>
        <w:r>
          <w:rPr>
            <w:sz w:val="20"/>
            <w:szCs w:val="20"/>
            <w:rPrChange w:id="3911" w:author="  *^_^*" w:date="2020-09-06T12:41:02Z">
              <w:rPr/>
            </w:rPrChange>
          </w:rPr>
          <w:t xml:space="preserve">图 </w:t>
        </w:r>
      </w:ins>
      <w:ins w:id="3913" w:author="  *^_^*" w:date="2020-09-06T11:53:48Z">
        <w:r>
          <w:rPr>
            <w:sz w:val="20"/>
            <w:szCs w:val="20"/>
            <w:rPrChange w:id="3914" w:author="  *^_^*" w:date="2020-09-06T12:41:02Z">
              <w:rPr/>
            </w:rPrChange>
          </w:rPr>
          <w:fldChar w:fldCharType="begin"/>
        </w:r>
      </w:ins>
      <w:ins w:id="3916" w:author="  *^_^*" w:date="2020-09-06T11:53:48Z">
        <w:r>
          <w:rPr>
            <w:sz w:val="20"/>
            <w:szCs w:val="20"/>
            <w:rPrChange w:id="3917" w:author="  *^_^*" w:date="2020-09-06T12:41:02Z">
              <w:rPr/>
            </w:rPrChange>
          </w:rPr>
          <w:instrText xml:space="preserve"> SEQ 图 \* ARABIC </w:instrText>
        </w:r>
      </w:ins>
      <w:ins w:id="3919" w:author="  *^_^*" w:date="2020-09-06T11:53:48Z">
        <w:r>
          <w:rPr>
            <w:sz w:val="20"/>
            <w:szCs w:val="20"/>
            <w:rPrChange w:id="3920" w:author="  *^_^*" w:date="2020-09-06T12:41:02Z">
              <w:rPr/>
            </w:rPrChange>
          </w:rPr>
          <w:fldChar w:fldCharType="separate"/>
        </w:r>
      </w:ins>
      <w:ins w:id="3922" w:author="  *^_^*" w:date="2020-09-06T11:53:48Z">
        <w:r>
          <w:rPr>
            <w:sz w:val="20"/>
            <w:szCs w:val="20"/>
            <w:rPrChange w:id="3923" w:author="  *^_^*" w:date="2020-09-06T12:41:02Z">
              <w:rPr/>
            </w:rPrChange>
          </w:rPr>
          <w:t>6</w:t>
        </w:r>
      </w:ins>
      <w:ins w:id="3925" w:author="  *^_^*" w:date="2020-09-06T11:53:48Z">
        <w:r>
          <w:rPr>
            <w:sz w:val="20"/>
            <w:szCs w:val="20"/>
            <w:rPrChange w:id="3926" w:author="  *^_^*" w:date="2020-09-06T12:41:02Z">
              <w:rPr/>
            </w:rPrChange>
          </w:rPr>
          <w:fldChar w:fldCharType="end"/>
        </w:r>
        <w:bookmarkEnd w:id="7"/>
      </w:ins>
      <w:ins w:id="3928" w:author="  *^_^*" w:date="2020-09-06T11:53:49Z">
        <w:r>
          <w:rPr>
            <w:rFonts w:hint="eastAsia"/>
            <w:sz w:val="20"/>
            <w:szCs w:val="20"/>
            <w:lang w:val="en-US" w:eastAsia="zh-CN"/>
            <w:rPrChange w:id="3929" w:author="  *^_^*" w:date="2020-09-06T12:41:02Z">
              <w:rPr>
                <w:rFonts w:hint="eastAsia"/>
                <w:lang w:val="en-US" w:eastAsia="zh-CN"/>
              </w:rPr>
            </w:rPrChange>
          </w:rPr>
          <w:t xml:space="preserve"> </w:t>
        </w:r>
      </w:ins>
      <w:ins w:id="3931" w:author="  *^_^*" w:date="2020-09-06T11:53:51Z">
        <w:r>
          <w:rPr>
            <w:rFonts w:hint="eastAsia"/>
            <w:sz w:val="20"/>
            <w:szCs w:val="20"/>
            <w:lang w:val="en-US" w:eastAsia="zh-CN"/>
            <w:rPrChange w:id="3932" w:author="  *^_^*" w:date="2020-09-06T12:41:02Z">
              <w:rPr>
                <w:rFonts w:hint="eastAsia"/>
                <w:lang w:val="en-US" w:eastAsia="zh-CN"/>
              </w:rPr>
            </w:rPrChange>
          </w:rPr>
          <w:t>东海岛</w:t>
        </w:r>
      </w:ins>
      <w:ins w:id="3934" w:author="  *^_^*" w:date="2020-09-06T11:53:56Z">
        <w:r>
          <w:rPr>
            <w:rFonts w:hint="eastAsia"/>
            <w:sz w:val="20"/>
            <w:szCs w:val="20"/>
            <w:lang w:val="en-US" w:eastAsia="zh-CN"/>
            <w:rPrChange w:id="3935" w:author="  *^_^*" w:date="2020-09-06T12:41:02Z">
              <w:rPr>
                <w:rFonts w:hint="eastAsia"/>
                <w:lang w:val="en-US" w:eastAsia="zh-CN"/>
              </w:rPr>
            </w:rPrChange>
          </w:rPr>
          <w:t>北岸</w:t>
        </w:r>
      </w:ins>
      <w:ins w:id="3937" w:author="  *^_^*" w:date="2020-09-06T11:53:57Z">
        <w:r>
          <w:rPr>
            <w:rFonts w:hint="eastAsia"/>
            <w:sz w:val="20"/>
            <w:szCs w:val="20"/>
            <w:lang w:val="en-US" w:eastAsia="zh-CN"/>
            <w:rPrChange w:id="3938" w:author="  *^_^*" w:date="2020-09-06T12:41:02Z">
              <w:rPr>
                <w:rFonts w:hint="eastAsia"/>
                <w:lang w:val="en-US" w:eastAsia="zh-CN"/>
              </w:rPr>
            </w:rPrChange>
          </w:rPr>
          <w:t>垃圾</w:t>
        </w:r>
      </w:ins>
      <w:ins w:id="3940" w:author="  *^_^*" w:date="2020-09-06T11:53:59Z">
        <w:r>
          <w:rPr>
            <w:rFonts w:hint="eastAsia"/>
            <w:sz w:val="20"/>
            <w:szCs w:val="20"/>
            <w:lang w:val="en-US" w:eastAsia="zh-CN"/>
            <w:rPrChange w:id="3941" w:author="  *^_^*" w:date="2020-09-06T12:41:02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3943" w:author="  *^_^*" w:date="2020-09-06T11:54:00Z">
        <w:r>
          <w:rPr>
            <w:rFonts w:hint="eastAsia"/>
            <w:sz w:val="20"/>
            <w:szCs w:val="20"/>
            <w:lang w:val="en-US" w:eastAsia="zh-CN"/>
            <w:rPrChange w:id="3944" w:author="  *^_^*" w:date="2020-09-06T12:41:02Z">
              <w:rPr>
                <w:rFonts w:hint="eastAsia"/>
                <w:lang w:val="en-US" w:eastAsia="zh-CN"/>
              </w:rPr>
            </w:rPrChange>
          </w:rPr>
          <w:t>及其</w:t>
        </w:r>
      </w:ins>
      <w:ins w:id="3946" w:author="  *^_^*" w:date="2020-09-06T11:54:01Z">
        <w:r>
          <w:rPr>
            <w:rFonts w:hint="eastAsia"/>
            <w:sz w:val="20"/>
            <w:szCs w:val="20"/>
            <w:lang w:val="en-US" w:eastAsia="zh-CN"/>
            <w:rPrChange w:id="3947" w:author="  *^_^*" w:date="2020-09-06T12:41:02Z">
              <w:rPr>
                <w:rFonts w:hint="eastAsia"/>
                <w:lang w:val="en-US" w:eastAsia="zh-CN"/>
              </w:rPr>
            </w:rPrChange>
          </w:rPr>
          <w:t>中心</w:t>
        </w:r>
      </w:ins>
      <w:ins w:id="3949" w:author="  *^_^*" w:date="2020-09-06T11:54:02Z">
        <w:r>
          <w:rPr>
            <w:rFonts w:hint="eastAsia"/>
            <w:sz w:val="20"/>
            <w:szCs w:val="20"/>
            <w:lang w:val="en-US" w:eastAsia="zh-CN"/>
            <w:rPrChange w:id="3950" w:author="  *^_^*" w:date="2020-09-06T12:41:02Z">
              <w:rPr>
                <w:rFonts w:hint="eastAsia"/>
                <w:lang w:val="en-US" w:eastAsia="zh-CN"/>
              </w:rPr>
            </w:rPrChange>
          </w:rPr>
          <w:t>（</w:t>
        </w:r>
      </w:ins>
      <w:ins w:id="3952" w:author="  *^_^*" w:date="2020-09-06T11:54:04Z">
        <w:r>
          <w:rPr>
            <w:rFonts w:hint="eastAsia"/>
            <w:sz w:val="20"/>
            <w:szCs w:val="20"/>
            <w:lang w:val="en-US" w:eastAsia="zh-CN"/>
            <w:rPrChange w:id="3953" w:author="  *^_^*" w:date="2020-09-06T12:41:02Z">
              <w:rPr>
                <w:rFonts w:hint="eastAsia"/>
                <w:lang w:val="en-US" w:eastAsia="zh-CN"/>
              </w:rPr>
            </w:rPrChange>
          </w:rPr>
          <w:t>东北风）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ins w:id="3956" w:author="  *^_^*" w:date="2020-09-06T12:06:10Z"/>
          <w:rFonts w:hint="eastAsia"/>
          <w:lang w:val="en-US" w:eastAsia="zh-CN"/>
        </w:rPr>
        <w:pPrChange w:id="3955" w:author="  *^_^*" w:date="2020-09-06T11:54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3957" w:author="  *^_^*" w:date="2020-09-06T11:54:47Z">
        <w:r>
          <w:rPr>
            <w:rFonts w:hint="eastAsia"/>
            <w:sz w:val="24"/>
            <w:lang w:val="en-US" w:eastAsia="zh-CN"/>
            <w:rPrChange w:id="3958" w:author="  *^_^*" w:date="2020-09-06T12:40:45Z">
              <w:rPr>
                <w:rFonts w:hint="eastAsia"/>
                <w:lang w:val="en-US" w:eastAsia="zh-CN"/>
              </w:rPr>
            </w:rPrChange>
          </w:rPr>
          <w:t xml:space="preserve">  </w:t>
        </w:r>
      </w:ins>
      <w:ins w:id="3960" w:author="  *^_^*" w:date="2020-09-06T11:54:48Z">
        <w:r>
          <w:rPr>
            <w:rFonts w:hint="eastAsia"/>
            <w:sz w:val="24"/>
            <w:lang w:val="en-US" w:eastAsia="zh-CN"/>
            <w:rPrChange w:id="3961" w:author="  *^_^*" w:date="2020-09-06T12:40:45Z">
              <w:rPr>
                <w:rFonts w:hint="eastAsia"/>
                <w:lang w:val="en-US" w:eastAsia="zh-CN"/>
              </w:rPr>
            </w:rPrChange>
          </w:rPr>
          <w:t xml:space="preserve">   </w:t>
        </w:r>
      </w:ins>
      <w:ins w:id="3963" w:author="  *^_^*" w:date="2020-09-06T11:54:59Z">
        <w:r>
          <w:rPr>
            <w:rFonts w:hint="eastAsia"/>
            <w:sz w:val="24"/>
            <w:lang w:val="en-US" w:eastAsia="zh-CN"/>
            <w:rPrChange w:id="3964" w:author="  *^_^*" w:date="2020-09-06T12:40:45Z">
              <w:rPr>
                <w:rFonts w:hint="eastAsia"/>
                <w:lang w:val="en-US" w:eastAsia="zh-CN"/>
              </w:rPr>
            </w:rPrChange>
          </w:rPr>
          <w:fldChar w:fldCharType="begin"/>
        </w:r>
      </w:ins>
      <w:ins w:id="3966" w:author="  *^_^*" w:date="2020-09-06T11:54:59Z">
        <w:r>
          <w:rPr>
            <w:rFonts w:hint="eastAsia"/>
            <w:sz w:val="24"/>
            <w:lang w:val="en-US" w:eastAsia="zh-CN"/>
            <w:rPrChange w:id="3967" w:author="  *^_^*" w:date="2020-09-06T12:40:45Z">
              <w:rPr>
                <w:rFonts w:hint="eastAsia"/>
                <w:lang w:val="en-US" w:eastAsia="zh-CN"/>
              </w:rPr>
            </w:rPrChange>
          </w:rPr>
          <w:instrText xml:space="preserve"> REF _Ref25533 \h </w:instrText>
        </w:r>
      </w:ins>
      <w:ins w:id="3969" w:author="  *^_^*" w:date="2020-09-06T11:54:59Z">
        <w:r>
          <w:rPr>
            <w:rFonts w:hint="eastAsia"/>
            <w:sz w:val="24"/>
            <w:lang w:val="en-US" w:eastAsia="zh-CN"/>
            <w:rPrChange w:id="3970" w:author="  *^_^*" w:date="2020-09-06T12:40:45Z">
              <w:rPr>
                <w:rFonts w:hint="eastAsia"/>
                <w:lang w:val="en-US" w:eastAsia="zh-CN"/>
              </w:rPr>
            </w:rPrChange>
          </w:rPr>
          <w:fldChar w:fldCharType="separate"/>
        </w:r>
      </w:ins>
      <w:ins w:id="3972" w:author="  *^_^*" w:date="2020-09-06T11:54:59Z">
        <w:r>
          <w:rPr>
            <w:sz w:val="24"/>
            <w:rPrChange w:id="3973" w:author="  *^_^*" w:date="2020-09-06T12:40:45Z">
              <w:rPr/>
            </w:rPrChange>
          </w:rPr>
          <w:t>图 5</w:t>
        </w:r>
      </w:ins>
      <w:ins w:id="3975" w:author="  *^_^*" w:date="2020-09-06T11:54:59Z">
        <w:r>
          <w:rPr>
            <w:rFonts w:hint="eastAsia"/>
            <w:sz w:val="24"/>
            <w:lang w:val="en-US" w:eastAsia="zh-CN"/>
            <w:rPrChange w:id="3976" w:author="  *^_^*" w:date="2020-09-06T12:40:45Z">
              <w:rPr>
                <w:rFonts w:hint="eastAsia"/>
                <w:lang w:val="en-US" w:eastAsia="zh-CN"/>
              </w:rPr>
            </w:rPrChange>
          </w:rPr>
          <w:fldChar w:fldCharType="end"/>
        </w:r>
      </w:ins>
      <w:ins w:id="3978" w:author="  *^_^*" w:date="2020-09-06T12:04:41Z">
        <w:r>
          <w:rPr>
            <w:rFonts w:hint="eastAsia"/>
            <w:sz w:val="24"/>
            <w:lang w:val="en-US" w:eastAsia="zh-CN"/>
            <w:rPrChange w:id="3979" w:author="  *^_^*" w:date="2020-09-06T12:40:45Z">
              <w:rPr>
                <w:rFonts w:hint="eastAsia"/>
                <w:lang w:val="en-US" w:eastAsia="zh-CN"/>
              </w:rPr>
            </w:rPrChange>
          </w:rPr>
          <w:t>、</w:t>
        </w:r>
      </w:ins>
      <w:ins w:id="3981" w:author="  *^_^*" w:date="2020-09-06T11:55:03Z">
        <w:r>
          <w:rPr>
            <w:rFonts w:hint="eastAsia"/>
            <w:sz w:val="24"/>
            <w:lang w:val="en-US" w:eastAsia="zh-CN"/>
            <w:rPrChange w:id="3982" w:author="  *^_^*" w:date="2020-09-06T12:40:45Z">
              <w:rPr>
                <w:rFonts w:hint="eastAsia"/>
                <w:lang w:val="en-US" w:eastAsia="zh-CN"/>
              </w:rPr>
            </w:rPrChange>
          </w:rPr>
          <w:fldChar w:fldCharType="begin"/>
        </w:r>
      </w:ins>
      <w:ins w:id="3984" w:author="  *^_^*" w:date="2020-09-06T11:55:03Z">
        <w:r>
          <w:rPr>
            <w:rFonts w:hint="eastAsia"/>
            <w:sz w:val="24"/>
            <w:lang w:val="en-US" w:eastAsia="zh-CN"/>
            <w:rPrChange w:id="3985" w:author="  *^_^*" w:date="2020-09-06T12:40:45Z">
              <w:rPr>
                <w:rFonts w:hint="eastAsia"/>
                <w:lang w:val="en-US" w:eastAsia="zh-CN"/>
              </w:rPr>
            </w:rPrChange>
          </w:rPr>
          <w:instrText xml:space="preserve"> REF _Ref25546 \h </w:instrText>
        </w:r>
      </w:ins>
      <w:ins w:id="3987" w:author="  *^_^*" w:date="2020-09-06T11:55:03Z">
        <w:r>
          <w:rPr>
            <w:rFonts w:hint="eastAsia"/>
            <w:sz w:val="24"/>
            <w:lang w:val="en-US" w:eastAsia="zh-CN"/>
            <w:rPrChange w:id="3988" w:author="  *^_^*" w:date="2020-09-06T12:40:45Z">
              <w:rPr>
                <w:rFonts w:hint="eastAsia"/>
                <w:lang w:val="en-US" w:eastAsia="zh-CN"/>
              </w:rPr>
            </w:rPrChange>
          </w:rPr>
          <w:fldChar w:fldCharType="separate"/>
        </w:r>
      </w:ins>
      <w:ins w:id="3990" w:author="  *^_^*" w:date="2020-09-06T11:55:03Z">
        <w:r>
          <w:rPr>
            <w:sz w:val="24"/>
            <w:rPrChange w:id="3991" w:author="  *^_^*" w:date="2020-09-06T12:40:45Z">
              <w:rPr/>
            </w:rPrChange>
          </w:rPr>
          <w:t>图 6</w:t>
        </w:r>
      </w:ins>
      <w:ins w:id="3993" w:author="  *^_^*" w:date="2020-09-06T11:55:03Z">
        <w:r>
          <w:rPr>
            <w:rFonts w:hint="eastAsia"/>
            <w:sz w:val="24"/>
            <w:lang w:val="en-US" w:eastAsia="zh-CN"/>
            <w:rPrChange w:id="3994" w:author="  *^_^*" w:date="2020-09-06T12:40:45Z">
              <w:rPr>
                <w:rFonts w:hint="eastAsia"/>
                <w:lang w:val="en-US" w:eastAsia="zh-CN"/>
              </w:rPr>
            </w:rPrChange>
          </w:rPr>
          <w:fldChar w:fldCharType="end"/>
        </w:r>
      </w:ins>
      <w:ins w:id="3996" w:author="  *^_^*" w:date="2020-09-06T11:55:13Z">
        <w:r>
          <w:rPr>
            <w:rFonts w:hint="eastAsia"/>
            <w:sz w:val="24"/>
            <w:lang w:val="en-US" w:eastAsia="zh-CN"/>
            <w:rPrChange w:id="3997" w:author="  *^_^*" w:date="2020-09-06T12:40:45Z">
              <w:rPr>
                <w:rFonts w:hint="eastAsia"/>
                <w:lang w:val="en-US" w:eastAsia="zh-CN"/>
              </w:rPr>
            </w:rPrChange>
          </w:rPr>
          <w:t>展示了</w:t>
        </w:r>
      </w:ins>
      <w:ins w:id="3999" w:author="  *^_^*" w:date="2020-09-06T11:55:24Z">
        <w:r>
          <w:rPr>
            <w:rFonts w:hint="eastAsia"/>
            <w:sz w:val="24"/>
            <w:lang w:val="en-US" w:eastAsia="zh-CN"/>
            <w:rPrChange w:id="4000" w:author="  *^_^*" w:date="2020-09-06T12:40:45Z">
              <w:rPr>
                <w:rFonts w:hint="eastAsia"/>
                <w:lang w:val="en-US" w:eastAsia="zh-CN"/>
              </w:rPr>
            </w:rPrChange>
          </w:rPr>
          <w:t>不同</w:t>
        </w:r>
      </w:ins>
      <w:ins w:id="4002" w:author="  *^_^*" w:date="2020-09-06T11:55:25Z">
        <w:r>
          <w:rPr>
            <w:rFonts w:hint="eastAsia"/>
            <w:sz w:val="24"/>
            <w:lang w:val="en-US" w:eastAsia="zh-CN"/>
            <w:rPrChange w:id="4003" w:author="  *^_^*" w:date="2020-09-06T12:40:45Z">
              <w:rPr>
                <w:rFonts w:hint="eastAsia"/>
                <w:lang w:val="en-US" w:eastAsia="zh-CN"/>
              </w:rPr>
            </w:rPrChange>
          </w:rPr>
          <w:t>风向</w:t>
        </w:r>
      </w:ins>
      <w:ins w:id="4005" w:author="  *^_^*" w:date="2020-09-06T11:55:33Z">
        <w:r>
          <w:rPr>
            <w:rFonts w:hint="eastAsia"/>
            <w:sz w:val="24"/>
            <w:lang w:val="en-US" w:eastAsia="zh-CN"/>
            <w:rPrChange w:id="4006" w:author="  *^_^*" w:date="2020-09-06T12:40:45Z">
              <w:rPr>
                <w:rFonts w:hint="eastAsia"/>
                <w:lang w:val="en-US" w:eastAsia="zh-CN"/>
              </w:rPr>
            </w:rPrChange>
          </w:rPr>
          <w:t>情况下</w:t>
        </w:r>
      </w:ins>
      <w:ins w:id="4008" w:author="  *^_^*" w:date="2020-09-06T11:55:36Z">
        <w:r>
          <w:rPr>
            <w:rFonts w:hint="eastAsia"/>
            <w:sz w:val="24"/>
            <w:lang w:val="en-US" w:eastAsia="zh-CN"/>
            <w:rPrChange w:id="4009" w:author="  *^_^*" w:date="2020-09-06T12:40:45Z">
              <w:rPr>
                <w:rFonts w:hint="eastAsia"/>
                <w:lang w:val="en-US" w:eastAsia="zh-CN"/>
              </w:rPr>
            </w:rPrChange>
          </w:rPr>
          <w:t>东海岛</w:t>
        </w:r>
      </w:ins>
      <w:ins w:id="4011" w:author="  *^_^*" w:date="2020-09-06T11:55:37Z">
        <w:r>
          <w:rPr>
            <w:rFonts w:hint="eastAsia"/>
            <w:sz w:val="24"/>
            <w:lang w:val="en-US" w:eastAsia="zh-CN"/>
            <w:rPrChange w:id="4012" w:author="  *^_^*" w:date="2020-09-06T12:40:45Z">
              <w:rPr>
                <w:rFonts w:hint="eastAsia"/>
                <w:lang w:val="en-US" w:eastAsia="zh-CN"/>
              </w:rPr>
            </w:rPrChange>
          </w:rPr>
          <w:t>北岸垃圾</w:t>
        </w:r>
      </w:ins>
      <w:ins w:id="4014" w:author="  *^_^*" w:date="2020-09-06T11:55:40Z">
        <w:r>
          <w:rPr>
            <w:rFonts w:hint="eastAsia"/>
            <w:sz w:val="24"/>
            <w:lang w:val="en-US" w:eastAsia="zh-CN"/>
            <w:rPrChange w:id="4015" w:author="  *^_^*" w:date="2020-09-06T12:40:45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4017" w:author="  *^_^*" w:date="2020-09-06T11:55:41Z">
        <w:r>
          <w:rPr>
            <w:rFonts w:hint="eastAsia"/>
            <w:sz w:val="24"/>
            <w:lang w:val="en-US" w:eastAsia="zh-CN"/>
            <w:rPrChange w:id="4018" w:author="  *^_^*" w:date="2020-09-06T12:40:45Z">
              <w:rPr>
                <w:rFonts w:hint="eastAsia"/>
                <w:lang w:val="en-US" w:eastAsia="zh-CN"/>
              </w:rPr>
            </w:rPrChange>
          </w:rPr>
          <w:t>分布</w:t>
        </w:r>
      </w:ins>
      <w:ins w:id="4020" w:author="  *^_^*" w:date="2020-09-06T11:55:42Z">
        <w:r>
          <w:rPr>
            <w:rFonts w:hint="eastAsia"/>
            <w:sz w:val="24"/>
            <w:lang w:val="en-US" w:eastAsia="zh-CN"/>
            <w:rPrChange w:id="4021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4023" w:author="  *^_^*" w:date="2020-09-06T11:55:46Z">
        <w:r>
          <w:rPr>
            <w:rFonts w:hint="eastAsia"/>
            <w:sz w:val="24"/>
            <w:lang w:val="en-US" w:eastAsia="zh-CN"/>
            <w:rPrChange w:id="4024" w:author="  *^_^*" w:date="2020-09-06T12:40:45Z">
              <w:rPr>
                <w:rFonts w:hint="eastAsia"/>
                <w:lang w:val="en-US" w:eastAsia="zh-CN"/>
              </w:rPr>
            </w:rPrChange>
          </w:rPr>
          <w:t>预测，</w:t>
        </w:r>
      </w:ins>
      <w:ins w:id="4026" w:author="  *^_^*" w:date="2020-09-06T11:59:48Z">
        <w:r>
          <w:rPr>
            <w:rFonts w:hint="eastAsia"/>
            <w:sz w:val="24"/>
            <w:lang w:val="en-US" w:eastAsia="zh-CN"/>
            <w:rPrChange w:id="4027" w:author="  *^_^*" w:date="2020-09-06T12:40:45Z">
              <w:rPr>
                <w:rFonts w:hint="eastAsia"/>
                <w:lang w:val="en-US" w:eastAsia="zh-CN"/>
              </w:rPr>
            </w:rPrChange>
          </w:rPr>
          <w:t>其中，</w:t>
        </w:r>
      </w:ins>
      <w:ins w:id="4029" w:author="  *^_^*" w:date="2020-09-06T11:59:50Z">
        <w:r>
          <w:rPr>
            <w:rFonts w:hint="eastAsia"/>
            <w:sz w:val="24"/>
            <w:lang w:val="en-US" w:eastAsia="zh-CN"/>
            <w:rPrChange w:id="4030" w:author="  *^_^*" w:date="2020-09-06T12:40:45Z">
              <w:rPr>
                <w:rFonts w:hint="eastAsia"/>
                <w:lang w:val="en-US" w:eastAsia="zh-CN"/>
              </w:rPr>
            </w:rPrChange>
          </w:rPr>
          <w:t>红星</w:t>
        </w:r>
      </w:ins>
      <w:ins w:id="4032" w:author="  *^_^*" w:date="2020-09-06T11:59:54Z">
        <w:r>
          <w:rPr>
            <w:rFonts w:hint="eastAsia"/>
            <w:sz w:val="24"/>
            <w:lang w:val="en-US" w:eastAsia="zh-CN"/>
            <w:rPrChange w:id="4033" w:author="  *^_^*" w:date="2020-09-06T12:40:45Z">
              <w:rPr>
                <w:rFonts w:hint="eastAsia"/>
                <w:lang w:val="en-US" w:eastAsia="zh-CN"/>
              </w:rPr>
            </w:rPrChange>
          </w:rPr>
          <w:t>标记</w:t>
        </w:r>
      </w:ins>
      <w:ins w:id="4035" w:author="  *^_^*" w:date="2020-09-06T11:59:55Z">
        <w:r>
          <w:rPr>
            <w:rFonts w:hint="eastAsia"/>
            <w:sz w:val="24"/>
            <w:lang w:val="en-US" w:eastAsia="zh-CN"/>
            <w:rPrChange w:id="4036" w:author="  *^_^*" w:date="2020-09-06T12:40:45Z">
              <w:rPr>
                <w:rFonts w:hint="eastAsia"/>
                <w:lang w:val="en-US" w:eastAsia="zh-CN"/>
              </w:rPr>
            </w:rPrChange>
          </w:rPr>
          <w:t>处</w:t>
        </w:r>
      </w:ins>
      <w:ins w:id="4038" w:author="  *^_^*" w:date="2020-09-06T12:00:00Z">
        <w:r>
          <w:rPr>
            <w:rFonts w:hint="eastAsia"/>
            <w:sz w:val="24"/>
            <w:lang w:val="en-US" w:eastAsia="zh-CN"/>
            <w:rPrChange w:id="4039" w:author="  *^_^*" w:date="2020-09-06T12:40:45Z">
              <w:rPr>
                <w:rFonts w:hint="eastAsia"/>
                <w:lang w:val="en-US" w:eastAsia="zh-CN"/>
              </w:rPr>
            </w:rPrChange>
          </w:rPr>
          <w:t>是</w:t>
        </w:r>
      </w:ins>
      <w:ins w:id="4041" w:author="  *^_^*" w:date="2020-09-06T12:00:04Z">
        <w:r>
          <w:rPr>
            <w:rFonts w:hint="eastAsia" w:ascii="Times New Roman Uni" w:hAnsi="Times New Roman Uni" w:eastAsia="Times New Roman Uni" w:cs="Times New Roman Uni"/>
            <w:sz w:val="24"/>
            <w:lang w:val="en-US" w:eastAsia="zh-CN"/>
            <w:rPrChange w:id="4042" w:author="  *^_^*" w:date="2020-09-06T12:40:45Z">
              <w:rPr>
                <w:rFonts w:hint="eastAsia"/>
                <w:lang w:val="en-US" w:eastAsia="zh-CN"/>
              </w:rPr>
            </w:rPrChange>
          </w:rPr>
          <w:t>K-Means</w:t>
        </w:r>
      </w:ins>
      <w:ins w:id="4044" w:author="  *^_^*" w:date="2020-09-06T12:00:08Z">
        <w:r>
          <w:rPr>
            <w:rFonts w:hint="eastAsia"/>
            <w:sz w:val="24"/>
            <w:lang w:val="en-US" w:eastAsia="zh-CN"/>
            <w:rPrChange w:id="4045" w:author="  *^_^*" w:date="2020-09-06T12:40:45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4047" w:author="  *^_^*" w:date="2020-09-06T12:00:09Z">
        <w:r>
          <w:rPr>
            <w:rFonts w:hint="eastAsia"/>
            <w:sz w:val="24"/>
            <w:lang w:val="en-US" w:eastAsia="zh-CN"/>
            <w:rPrChange w:id="4048" w:author="  *^_^*" w:date="2020-09-06T12:40:45Z">
              <w:rPr>
                <w:rFonts w:hint="eastAsia"/>
                <w:lang w:val="en-US" w:eastAsia="zh-CN"/>
              </w:rPr>
            </w:rPrChange>
          </w:rPr>
          <w:t>中心</w:t>
        </w:r>
      </w:ins>
      <w:ins w:id="4050" w:author="  *^_^*" w:date="2020-09-06T12:00:10Z">
        <w:r>
          <w:rPr>
            <w:rFonts w:hint="eastAsia"/>
            <w:sz w:val="24"/>
            <w:lang w:val="en-US" w:eastAsia="zh-CN"/>
            <w:rPrChange w:id="4051" w:author="  *^_^*" w:date="2020-09-06T12:40:45Z">
              <w:rPr>
                <w:rFonts w:hint="eastAsia"/>
                <w:lang w:val="en-US" w:eastAsia="zh-CN"/>
              </w:rPr>
            </w:rPrChange>
          </w:rPr>
          <w:t>预测</w:t>
        </w:r>
      </w:ins>
      <w:ins w:id="4053" w:author="  *^_^*" w:date="2020-09-06T12:00:11Z">
        <w:r>
          <w:rPr>
            <w:rFonts w:hint="eastAsia"/>
            <w:sz w:val="24"/>
            <w:lang w:val="en-US" w:eastAsia="zh-CN"/>
            <w:rPrChange w:id="4054" w:author="  *^_^*" w:date="2020-09-06T12:40:45Z">
              <w:rPr>
                <w:rFonts w:hint="eastAsia"/>
                <w:lang w:val="en-US" w:eastAsia="zh-CN"/>
              </w:rPr>
            </w:rPrChange>
          </w:rPr>
          <w:t>算法</w:t>
        </w:r>
      </w:ins>
      <w:ins w:id="4056" w:author="  *^_^*" w:date="2020-09-06T12:00:14Z">
        <w:r>
          <w:rPr>
            <w:rFonts w:hint="eastAsia"/>
            <w:sz w:val="24"/>
            <w:lang w:val="en-US" w:eastAsia="zh-CN"/>
            <w:rPrChange w:id="4057" w:author="  *^_^*" w:date="2020-09-06T12:40:45Z">
              <w:rPr>
                <w:rFonts w:hint="eastAsia"/>
                <w:lang w:val="en-US" w:eastAsia="zh-CN"/>
              </w:rPr>
            </w:rPrChange>
          </w:rPr>
          <w:t>给出</w:t>
        </w:r>
      </w:ins>
      <w:ins w:id="4059" w:author="  *^_^*" w:date="2020-09-06T12:00:18Z">
        <w:r>
          <w:rPr>
            <w:rFonts w:hint="eastAsia"/>
            <w:sz w:val="24"/>
            <w:lang w:val="en-US" w:eastAsia="zh-CN"/>
            <w:rPrChange w:id="4060" w:author="  *^_^*" w:date="2020-09-06T12:40:45Z">
              <w:rPr>
                <w:rFonts w:hint="eastAsia"/>
                <w:lang w:val="en-US" w:eastAsia="zh-CN"/>
              </w:rPr>
            </w:rPrChange>
          </w:rPr>
          <w:t>加权</w:t>
        </w:r>
      </w:ins>
      <w:ins w:id="4062" w:author="  *^_^*" w:date="2020-09-06T12:00:19Z">
        <w:r>
          <w:rPr>
            <w:rFonts w:hint="eastAsia"/>
            <w:sz w:val="24"/>
            <w:lang w:val="en-US" w:eastAsia="zh-CN"/>
            <w:rPrChange w:id="4063" w:author="  *^_^*" w:date="2020-09-06T12:40:45Z">
              <w:rPr>
                <w:rFonts w:hint="eastAsia"/>
                <w:lang w:val="en-US" w:eastAsia="zh-CN"/>
              </w:rPr>
            </w:rPrChange>
          </w:rPr>
          <w:t>中心</w:t>
        </w:r>
      </w:ins>
      <w:ins w:id="4065" w:author="  *^_^*" w:date="2020-09-06T12:00:22Z">
        <w:r>
          <w:rPr>
            <w:rFonts w:hint="eastAsia"/>
            <w:sz w:val="24"/>
            <w:lang w:val="en-US" w:eastAsia="zh-CN"/>
            <w:rPrChange w:id="4066" w:author="  *^_^*" w:date="2020-09-06T12:40:45Z">
              <w:rPr>
                <w:rFonts w:hint="eastAsia"/>
                <w:lang w:val="en-US" w:eastAsia="zh-CN"/>
              </w:rPr>
            </w:rPrChange>
          </w:rPr>
          <w:t>。</w:t>
        </w:r>
      </w:ins>
      <w:ins w:id="4068" w:author="  *^_^*" w:date="2020-09-06T11:55:50Z">
        <w:r>
          <w:rPr>
            <w:rFonts w:hint="eastAsia"/>
            <w:sz w:val="24"/>
            <w:lang w:val="en-US" w:eastAsia="zh-CN"/>
            <w:rPrChange w:id="4069" w:author="  *^_^*" w:date="2020-09-06T12:40:45Z">
              <w:rPr>
                <w:rFonts w:hint="eastAsia"/>
                <w:lang w:val="en-US" w:eastAsia="zh-CN"/>
              </w:rPr>
            </w:rPrChange>
          </w:rPr>
          <w:t>从</w:t>
        </w:r>
      </w:ins>
      <w:ins w:id="4071" w:author="  *^_^*" w:date="2020-09-06T11:55:53Z">
        <w:r>
          <w:rPr>
            <w:rFonts w:hint="eastAsia"/>
            <w:sz w:val="24"/>
            <w:lang w:val="en-US" w:eastAsia="zh-CN"/>
            <w:rPrChange w:id="4072" w:author="  *^_^*" w:date="2020-09-06T12:40:45Z">
              <w:rPr>
                <w:rFonts w:hint="eastAsia"/>
                <w:lang w:val="en-US" w:eastAsia="zh-CN"/>
              </w:rPr>
            </w:rPrChange>
          </w:rPr>
          <w:t>图中</w:t>
        </w:r>
      </w:ins>
      <w:ins w:id="4074" w:author="  *^_^*" w:date="2020-09-06T11:55:54Z">
        <w:r>
          <w:rPr>
            <w:rFonts w:hint="eastAsia"/>
            <w:sz w:val="24"/>
            <w:lang w:val="en-US" w:eastAsia="zh-CN"/>
            <w:rPrChange w:id="4075" w:author="  *^_^*" w:date="2020-09-06T12:40:45Z">
              <w:rPr>
                <w:rFonts w:hint="eastAsia"/>
                <w:lang w:val="en-US" w:eastAsia="zh-CN"/>
              </w:rPr>
            </w:rPrChange>
          </w:rPr>
          <w:t>我们</w:t>
        </w:r>
      </w:ins>
      <w:ins w:id="4077" w:author="  *^_^*" w:date="2020-09-06T11:55:55Z">
        <w:r>
          <w:rPr>
            <w:rFonts w:hint="eastAsia"/>
            <w:sz w:val="24"/>
            <w:lang w:val="en-US" w:eastAsia="zh-CN"/>
            <w:rPrChange w:id="4078" w:author="  *^_^*" w:date="2020-09-06T12:40:45Z">
              <w:rPr>
                <w:rFonts w:hint="eastAsia"/>
                <w:lang w:val="en-US" w:eastAsia="zh-CN"/>
              </w:rPr>
            </w:rPrChange>
          </w:rPr>
          <w:t>可以</w:t>
        </w:r>
      </w:ins>
      <w:ins w:id="4080" w:author="  *^_^*" w:date="2020-09-06T11:55:57Z">
        <w:r>
          <w:rPr>
            <w:rFonts w:hint="eastAsia"/>
            <w:sz w:val="24"/>
            <w:lang w:val="en-US" w:eastAsia="zh-CN"/>
            <w:rPrChange w:id="4081" w:author="  *^_^*" w:date="2020-09-06T12:40:45Z">
              <w:rPr>
                <w:rFonts w:hint="eastAsia"/>
                <w:lang w:val="en-US" w:eastAsia="zh-CN"/>
              </w:rPr>
            </w:rPrChange>
          </w:rPr>
          <w:t>看</w:t>
        </w:r>
      </w:ins>
      <w:ins w:id="4083" w:author="  *^_^*" w:date="2020-09-06T11:55:59Z">
        <w:r>
          <w:rPr>
            <w:rFonts w:hint="eastAsia"/>
            <w:sz w:val="24"/>
            <w:lang w:val="en-US" w:eastAsia="zh-CN"/>
            <w:rPrChange w:id="4084" w:author="  *^_^*" w:date="2020-09-06T12:40:45Z">
              <w:rPr>
                <w:rFonts w:hint="eastAsia"/>
                <w:lang w:val="en-US" w:eastAsia="zh-CN"/>
              </w:rPr>
            </w:rPrChange>
          </w:rPr>
          <w:t>到，</w:t>
        </w:r>
      </w:ins>
      <w:ins w:id="4086" w:author="  *^_^*" w:date="2020-09-06T11:56:07Z">
        <w:r>
          <w:rPr>
            <w:rFonts w:hint="eastAsia"/>
            <w:sz w:val="24"/>
            <w:lang w:val="en-US" w:eastAsia="zh-CN"/>
            <w:rPrChange w:id="4087" w:author="  *^_^*" w:date="2020-09-06T12:40:45Z">
              <w:rPr>
                <w:rFonts w:hint="eastAsia"/>
                <w:lang w:val="en-US" w:eastAsia="zh-CN"/>
              </w:rPr>
            </w:rPrChange>
          </w:rPr>
          <w:t>当</w:t>
        </w:r>
      </w:ins>
      <w:ins w:id="4089" w:author="  *^_^*" w:date="2020-09-06T11:56:10Z">
        <w:r>
          <w:rPr>
            <w:rFonts w:hint="eastAsia"/>
            <w:sz w:val="24"/>
            <w:lang w:val="en-US" w:eastAsia="zh-CN"/>
            <w:rPrChange w:id="4090" w:author="  *^_^*" w:date="2020-09-06T12:40:45Z">
              <w:rPr>
                <w:rFonts w:hint="eastAsia"/>
                <w:lang w:val="en-US" w:eastAsia="zh-CN"/>
              </w:rPr>
            </w:rPrChange>
          </w:rPr>
          <w:t>吹</w:t>
        </w:r>
      </w:ins>
      <w:ins w:id="4092" w:author="  *^_^*" w:date="2020-09-06T11:56:12Z">
        <w:r>
          <w:rPr>
            <w:rFonts w:hint="eastAsia"/>
            <w:sz w:val="24"/>
            <w:lang w:val="en-US" w:eastAsia="zh-CN"/>
            <w:rPrChange w:id="4093" w:author="  *^_^*" w:date="2020-09-06T12:40:45Z">
              <w:rPr>
                <w:rFonts w:hint="eastAsia"/>
                <w:lang w:val="en-US" w:eastAsia="zh-CN"/>
              </w:rPr>
            </w:rPrChange>
          </w:rPr>
          <w:t>西北风为</w:t>
        </w:r>
      </w:ins>
      <w:ins w:id="4095" w:author="  *^_^*" w:date="2020-09-06T11:56:13Z">
        <w:r>
          <w:rPr>
            <w:rFonts w:hint="eastAsia"/>
            <w:sz w:val="24"/>
            <w:lang w:val="en-US" w:eastAsia="zh-CN"/>
            <w:rPrChange w:id="4096" w:author="  *^_^*" w:date="2020-09-06T12:40:45Z">
              <w:rPr>
                <w:rFonts w:hint="eastAsia"/>
                <w:lang w:val="en-US" w:eastAsia="zh-CN"/>
              </w:rPr>
            </w:rPrChange>
          </w:rPr>
          <w:t>主</w:t>
        </w:r>
      </w:ins>
      <w:ins w:id="4098" w:author="  *^_^*" w:date="2020-09-06T11:56:14Z">
        <w:r>
          <w:rPr>
            <w:rFonts w:hint="eastAsia"/>
            <w:sz w:val="24"/>
            <w:lang w:val="en-US" w:eastAsia="zh-CN"/>
            <w:rPrChange w:id="4099" w:author="  *^_^*" w:date="2020-09-06T12:40:45Z">
              <w:rPr>
                <w:rFonts w:hint="eastAsia"/>
                <w:lang w:val="en-US" w:eastAsia="zh-CN"/>
              </w:rPr>
            </w:rPrChange>
          </w:rPr>
          <w:t>的</w:t>
        </w:r>
      </w:ins>
      <w:ins w:id="4101" w:author="  *^_^*" w:date="2020-09-06T11:56:15Z">
        <w:r>
          <w:rPr>
            <w:rFonts w:hint="eastAsia"/>
            <w:sz w:val="24"/>
            <w:lang w:val="en-US" w:eastAsia="zh-CN"/>
            <w:rPrChange w:id="4102" w:author="  *^_^*" w:date="2020-09-06T12:40:45Z">
              <w:rPr>
                <w:rFonts w:hint="eastAsia"/>
                <w:lang w:val="en-US" w:eastAsia="zh-CN"/>
              </w:rPr>
            </w:rPrChange>
          </w:rPr>
          <w:t>日子</w:t>
        </w:r>
      </w:ins>
      <w:ins w:id="4104" w:author="  *^_^*" w:date="2020-09-06T11:56:19Z">
        <w:r>
          <w:rPr>
            <w:rFonts w:hint="eastAsia"/>
            <w:sz w:val="24"/>
            <w:lang w:val="en-US" w:eastAsia="zh-CN"/>
            <w:rPrChange w:id="4105" w:author="  *^_^*" w:date="2020-09-06T12:40:45Z">
              <w:rPr>
                <w:rFonts w:hint="eastAsia"/>
                <w:lang w:val="en-US" w:eastAsia="zh-CN"/>
              </w:rPr>
            </w:rPrChange>
          </w:rPr>
          <w:t>里，</w:t>
        </w:r>
      </w:ins>
      <w:ins w:id="4107" w:author="  *^_^*" w:date="2020-09-06T11:56:33Z">
        <w:r>
          <w:rPr>
            <w:rFonts w:hint="eastAsia"/>
            <w:sz w:val="24"/>
            <w:lang w:val="en-US" w:eastAsia="zh-CN"/>
            <w:rPrChange w:id="4108" w:author="  *^_^*" w:date="2020-09-06T12:40:45Z">
              <w:rPr>
                <w:rFonts w:hint="eastAsia"/>
                <w:lang w:val="en-US" w:eastAsia="zh-CN"/>
              </w:rPr>
            </w:rPrChange>
          </w:rPr>
          <w:t>垃圾</w:t>
        </w:r>
      </w:ins>
      <w:ins w:id="4110" w:author="  *^_^*" w:date="2020-09-06T11:56:35Z">
        <w:r>
          <w:rPr>
            <w:rFonts w:hint="eastAsia"/>
            <w:sz w:val="24"/>
            <w:lang w:val="en-US" w:eastAsia="zh-CN"/>
            <w:rPrChange w:id="4111" w:author="  *^_^*" w:date="2020-09-06T12:40:45Z">
              <w:rPr>
                <w:rFonts w:hint="eastAsia"/>
                <w:lang w:val="en-US" w:eastAsia="zh-CN"/>
              </w:rPr>
            </w:rPrChange>
          </w:rPr>
          <w:t>在</w:t>
        </w:r>
      </w:ins>
      <w:ins w:id="4113" w:author="  *^_^*" w:date="2020-09-06T11:56:38Z">
        <w:r>
          <w:rPr>
            <w:rFonts w:hint="eastAsia"/>
            <w:sz w:val="24"/>
            <w:lang w:val="en-US" w:eastAsia="zh-CN"/>
            <w:rPrChange w:id="4114" w:author="  *^_^*" w:date="2020-09-06T12:40:45Z">
              <w:rPr>
                <w:rFonts w:hint="eastAsia"/>
                <w:lang w:val="en-US" w:eastAsia="zh-CN"/>
              </w:rPr>
            </w:rPrChange>
          </w:rPr>
          <w:t>东</w:t>
        </w:r>
      </w:ins>
      <w:ins w:id="4116" w:author="  *^_^*" w:date="2020-09-06T11:56:42Z">
        <w:r>
          <w:rPr>
            <w:rFonts w:hint="eastAsia"/>
            <w:sz w:val="24"/>
            <w:lang w:val="en-US" w:eastAsia="zh-CN"/>
            <w:rPrChange w:id="4117" w:author="  *^_^*" w:date="2020-09-06T12:40:45Z">
              <w:rPr>
                <w:rFonts w:hint="eastAsia"/>
                <w:lang w:val="en-US" w:eastAsia="zh-CN"/>
              </w:rPr>
            </w:rPrChange>
          </w:rPr>
          <w:t>侧</w:t>
        </w:r>
      </w:ins>
      <w:ins w:id="4119" w:author="  *^_^*" w:date="2020-09-06T11:56:45Z">
        <w:r>
          <w:rPr>
            <w:rFonts w:hint="eastAsia"/>
            <w:sz w:val="24"/>
            <w:lang w:val="en-US" w:eastAsia="zh-CN"/>
            <w:rPrChange w:id="4120" w:author="  *^_^*" w:date="2020-09-06T12:40:45Z">
              <w:rPr>
                <w:rFonts w:hint="eastAsia"/>
                <w:lang w:val="en-US" w:eastAsia="zh-CN"/>
              </w:rPr>
            </w:rPrChange>
          </w:rPr>
          <w:t>集聚</w:t>
        </w:r>
      </w:ins>
      <w:ins w:id="4122" w:author="  *^_^*" w:date="2020-09-06T11:56:46Z">
        <w:r>
          <w:rPr>
            <w:rFonts w:hint="eastAsia"/>
            <w:sz w:val="24"/>
            <w:lang w:val="en-US" w:eastAsia="zh-CN"/>
            <w:rPrChange w:id="4123" w:author="  *^_^*" w:date="2020-09-06T12:40:45Z">
              <w:rPr>
                <w:rFonts w:hint="eastAsia"/>
                <w:lang w:val="en-US" w:eastAsia="zh-CN"/>
              </w:rPr>
            </w:rPrChange>
          </w:rPr>
          <w:t>得</w:t>
        </w:r>
      </w:ins>
      <w:ins w:id="4125" w:author="  *^_^*" w:date="2020-09-06T11:56:47Z">
        <w:r>
          <w:rPr>
            <w:rFonts w:hint="eastAsia"/>
            <w:sz w:val="24"/>
            <w:lang w:val="en-US" w:eastAsia="zh-CN"/>
            <w:rPrChange w:id="4126" w:author="  *^_^*" w:date="2020-09-06T12:40:45Z">
              <w:rPr>
                <w:rFonts w:hint="eastAsia"/>
                <w:lang w:val="en-US" w:eastAsia="zh-CN"/>
              </w:rPr>
            </w:rPrChange>
          </w:rPr>
          <w:t>更多</w:t>
        </w:r>
      </w:ins>
      <w:ins w:id="4128" w:author="  *^_^*" w:date="2020-09-06T11:56:54Z">
        <w:r>
          <w:rPr>
            <w:rFonts w:hint="eastAsia"/>
            <w:sz w:val="24"/>
            <w:lang w:val="en-US" w:eastAsia="zh-CN"/>
            <w:rPrChange w:id="4129" w:author="  *^_^*" w:date="2020-09-06T12:40:45Z">
              <w:rPr>
                <w:rFonts w:hint="eastAsia"/>
                <w:lang w:val="en-US" w:eastAsia="zh-CN"/>
              </w:rPr>
            </w:rPrChange>
          </w:rPr>
          <w:t>；</w:t>
        </w:r>
      </w:ins>
      <w:ins w:id="4131" w:author="  *^_^*" w:date="2020-09-06T11:56:55Z">
        <w:r>
          <w:rPr>
            <w:rFonts w:hint="eastAsia"/>
            <w:sz w:val="24"/>
            <w:lang w:val="en-US" w:eastAsia="zh-CN"/>
            <w:rPrChange w:id="4132" w:author="  *^_^*" w:date="2020-09-06T12:40:45Z">
              <w:rPr>
                <w:rFonts w:hint="eastAsia"/>
                <w:lang w:val="en-US" w:eastAsia="zh-CN"/>
              </w:rPr>
            </w:rPrChange>
          </w:rPr>
          <w:t>而</w:t>
        </w:r>
      </w:ins>
      <w:ins w:id="4134" w:author="  *^_^*" w:date="2020-09-06T11:56:56Z">
        <w:r>
          <w:rPr>
            <w:rFonts w:hint="eastAsia"/>
            <w:sz w:val="24"/>
            <w:lang w:val="en-US" w:eastAsia="zh-CN"/>
            <w:rPrChange w:id="4135" w:author="  *^_^*" w:date="2020-09-06T12:40:45Z">
              <w:rPr>
                <w:rFonts w:hint="eastAsia"/>
                <w:lang w:val="en-US" w:eastAsia="zh-CN"/>
              </w:rPr>
            </w:rPrChange>
          </w:rPr>
          <w:t>当</w:t>
        </w:r>
      </w:ins>
      <w:ins w:id="4137" w:author="  *^_^*" w:date="2020-09-06T11:57:01Z">
        <w:r>
          <w:rPr>
            <w:rFonts w:hint="eastAsia"/>
            <w:sz w:val="24"/>
            <w:lang w:val="en-US" w:eastAsia="zh-CN"/>
            <w:rPrChange w:id="4138" w:author="  *^_^*" w:date="2020-09-06T12:40:45Z">
              <w:rPr>
                <w:rFonts w:hint="eastAsia"/>
                <w:lang w:val="en-US" w:eastAsia="zh-CN"/>
              </w:rPr>
            </w:rPrChange>
          </w:rPr>
          <w:t>吹</w:t>
        </w:r>
      </w:ins>
      <w:ins w:id="4140" w:author="  *^_^*" w:date="2020-09-06T11:57:02Z">
        <w:r>
          <w:rPr>
            <w:rFonts w:hint="eastAsia"/>
            <w:sz w:val="24"/>
            <w:lang w:val="en-US" w:eastAsia="zh-CN"/>
            <w:rPrChange w:id="4141" w:author="  *^_^*" w:date="2020-09-06T12:40:45Z">
              <w:rPr>
                <w:rFonts w:hint="eastAsia"/>
                <w:lang w:val="en-US" w:eastAsia="zh-CN"/>
              </w:rPr>
            </w:rPrChange>
          </w:rPr>
          <w:t>东北风</w:t>
        </w:r>
      </w:ins>
      <w:ins w:id="4143" w:author="  *^_^*" w:date="2020-09-06T11:57:03Z">
        <w:r>
          <w:rPr>
            <w:rFonts w:hint="eastAsia"/>
            <w:sz w:val="24"/>
            <w:lang w:val="en-US" w:eastAsia="zh-CN"/>
            <w:rPrChange w:id="4144" w:author="  *^_^*" w:date="2020-09-06T12:40:45Z">
              <w:rPr>
                <w:rFonts w:hint="eastAsia"/>
                <w:lang w:val="en-US" w:eastAsia="zh-CN"/>
              </w:rPr>
            </w:rPrChange>
          </w:rPr>
          <w:t>为</w:t>
        </w:r>
      </w:ins>
      <w:ins w:id="4146" w:author="  *^_^*" w:date="2020-09-06T11:57:07Z">
        <w:r>
          <w:rPr>
            <w:rFonts w:hint="eastAsia"/>
            <w:sz w:val="24"/>
            <w:lang w:val="en-US" w:eastAsia="zh-CN"/>
            <w:rPrChange w:id="4147" w:author="  *^_^*" w:date="2020-09-06T12:40:45Z">
              <w:rPr>
                <w:rFonts w:hint="eastAsia"/>
                <w:lang w:val="en-US" w:eastAsia="zh-CN"/>
              </w:rPr>
            </w:rPrChange>
          </w:rPr>
          <w:t>主</w:t>
        </w:r>
      </w:ins>
      <w:ins w:id="4149" w:author="  *^_^*" w:date="2020-09-06T11:57:08Z">
        <w:r>
          <w:rPr>
            <w:rFonts w:hint="eastAsia"/>
            <w:sz w:val="24"/>
            <w:lang w:val="en-US" w:eastAsia="zh-CN"/>
            <w:rPrChange w:id="4150" w:author="  *^_^*" w:date="2020-09-06T12:40:45Z">
              <w:rPr>
                <w:rFonts w:hint="eastAsia"/>
                <w:lang w:val="en-US" w:eastAsia="zh-CN"/>
              </w:rPr>
            </w:rPrChange>
          </w:rPr>
          <w:t>时，</w:t>
        </w:r>
      </w:ins>
      <w:ins w:id="4152" w:author="  *^_^*" w:date="2020-09-06T11:57:09Z">
        <w:r>
          <w:rPr>
            <w:rFonts w:hint="eastAsia"/>
            <w:sz w:val="24"/>
            <w:lang w:val="en-US" w:eastAsia="zh-CN"/>
            <w:rPrChange w:id="4153" w:author="  *^_^*" w:date="2020-09-06T12:40:45Z">
              <w:rPr>
                <w:rFonts w:hint="eastAsia"/>
                <w:lang w:val="en-US" w:eastAsia="zh-CN"/>
              </w:rPr>
            </w:rPrChange>
          </w:rPr>
          <w:t>垃圾</w:t>
        </w:r>
      </w:ins>
      <w:ins w:id="4155" w:author="  *^_^*" w:date="2020-09-06T11:57:13Z">
        <w:r>
          <w:rPr>
            <w:rFonts w:hint="eastAsia"/>
            <w:sz w:val="24"/>
            <w:lang w:val="en-US" w:eastAsia="zh-CN"/>
            <w:rPrChange w:id="4156" w:author="  *^_^*" w:date="2020-09-06T12:40:45Z">
              <w:rPr>
                <w:rFonts w:hint="eastAsia"/>
                <w:lang w:val="en-US" w:eastAsia="zh-CN"/>
              </w:rPr>
            </w:rPrChange>
          </w:rPr>
          <w:t>往</w:t>
        </w:r>
      </w:ins>
      <w:ins w:id="4158" w:author="  *^_^*" w:date="2020-09-06T11:57:14Z">
        <w:r>
          <w:rPr>
            <w:rFonts w:hint="eastAsia"/>
            <w:sz w:val="24"/>
            <w:lang w:val="en-US" w:eastAsia="zh-CN"/>
            <w:rPrChange w:id="4159" w:author="  *^_^*" w:date="2020-09-06T12:40:45Z">
              <w:rPr>
                <w:rFonts w:hint="eastAsia"/>
                <w:lang w:val="en-US" w:eastAsia="zh-CN"/>
              </w:rPr>
            </w:rPrChange>
          </w:rPr>
          <w:t>往</w:t>
        </w:r>
      </w:ins>
      <w:ins w:id="4161" w:author="  *^_^*" w:date="2020-09-06T11:59:13Z">
        <w:r>
          <w:rPr>
            <w:rFonts w:hint="eastAsia"/>
            <w:sz w:val="24"/>
            <w:lang w:val="en-US" w:eastAsia="zh-CN"/>
            <w:rPrChange w:id="4162" w:author="  *^_^*" w:date="2020-09-06T12:40:45Z">
              <w:rPr>
                <w:rFonts w:hint="eastAsia"/>
                <w:lang w:val="en-US" w:eastAsia="zh-CN"/>
              </w:rPr>
            </w:rPrChange>
          </w:rPr>
          <w:t>随着</w:t>
        </w:r>
      </w:ins>
      <w:ins w:id="4164" w:author="  *^_^*" w:date="2020-09-06T11:59:14Z">
        <w:r>
          <w:rPr>
            <w:rFonts w:hint="eastAsia"/>
            <w:sz w:val="24"/>
            <w:lang w:val="en-US" w:eastAsia="zh-CN"/>
            <w:rPrChange w:id="4165" w:author="  *^_^*" w:date="2020-09-06T12:40:45Z">
              <w:rPr>
                <w:rFonts w:hint="eastAsia"/>
                <w:lang w:val="en-US" w:eastAsia="zh-CN"/>
              </w:rPr>
            </w:rPrChange>
          </w:rPr>
          <w:t>水流</w:t>
        </w:r>
      </w:ins>
      <w:ins w:id="4167" w:author="  *^_^*" w:date="2020-09-06T11:59:15Z">
        <w:r>
          <w:rPr>
            <w:rFonts w:hint="eastAsia"/>
            <w:sz w:val="24"/>
            <w:lang w:val="en-US" w:eastAsia="zh-CN"/>
            <w:rPrChange w:id="4168" w:author="  *^_^*" w:date="2020-09-06T12:40:45Z">
              <w:rPr>
                <w:rFonts w:hint="eastAsia"/>
                <w:lang w:val="en-US" w:eastAsia="zh-CN"/>
              </w:rPr>
            </w:rPrChange>
          </w:rPr>
          <w:t>远离</w:t>
        </w:r>
      </w:ins>
      <w:ins w:id="4170" w:author="  *^_^*" w:date="2020-09-06T11:59:19Z">
        <w:r>
          <w:rPr>
            <w:rFonts w:hint="eastAsia"/>
            <w:sz w:val="24"/>
            <w:lang w:val="en-US" w:eastAsia="zh-CN"/>
            <w:rPrChange w:id="4171" w:author="  *^_^*" w:date="2020-09-06T12:40:45Z">
              <w:rPr>
                <w:rFonts w:hint="eastAsia"/>
                <w:lang w:val="en-US" w:eastAsia="zh-CN"/>
              </w:rPr>
            </w:rPrChange>
          </w:rPr>
          <w:t>东岸</w:t>
        </w:r>
      </w:ins>
      <w:ins w:id="4173" w:author="  *^_^*" w:date="2020-09-06T11:59:20Z">
        <w:r>
          <w:rPr>
            <w:rFonts w:hint="eastAsia"/>
            <w:sz w:val="24"/>
            <w:lang w:val="en-US" w:eastAsia="zh-CN"/>
            <w:rPrChange w:id="4174" w:author="  *^_^*" w:date="2020-09-06T12:40:45Z">
              <w:rPr>
                <w:rFonts w:hint="eastAsia"/>
                <w:lang w:val="en-US" w:eastAsia="zh-CN"/>
              </w:rPr>
            </w:rPrChange>
          </w:rPr>
          <w:t>，</w:t>
        </w:r>
      </w:ins>
      <w:ins w:id="4176" w:author="  *^_^*" w:date="2020-09-06T11:57:23Z">
        <w:r>
          <w:rPr>
            <w:rFonts w:hint="eastAsia"/>
            <w:sz w:val="24"/>
            <w:lang w:val="en-US" w:eastAsia="zh-CN"/>
            <w:rPrChange w:id="4177" w:author="  *^_^*" w:date="2020-09-06T12:40:45Z">
              <w:rPr>
                <w:rFonts w:hint="eastAsia"/>
                <w:lang w:val="en-US" w:eastAsia="zh-CN"/>
              </w:rPr>
            </w:rPrChange>
          </w:rPr>
          <w:t>漂流到</w:t>
        </w:r>
      </w:ins>
      <w:ins w:id="4179" w:author="  *^_^*" w:date="2020-09-06T11:57:24Z">
        <w:r>
          <w:rPr>
            <w:rFonts w:hint="eastAsia"/>
            <w:sz w:val="24"/>
            <w:lang w:val="en-US" w:eastAsia="zh-CN"/>
            <w:rPrChange w:id="4180" w:author="  *^_^*" w:date="2020-09-06T12:40:45Z">
              <w:rPr>
                <w:rFonts w:hint="eastAsia"/>
                <w:lang w:val="en-US" w:eastAsia="zh-CN"/>
              </w:rPr>
            </w:rPrChange>
          </w:rPr>
          <w:t>了</w:t>
        </w:r>
      </w:ins>
      <w:ins w:id="4182" w:author="  *^_^*" w:date="2020-09-06T11:57:27Z">
        <w:r>
          <w:rPr>
            <w:rFonts w:hint="eastAsia"/>
            <w:sz w:val="24"/>
            <w:lang w:val="en-US" w:eastAsia="zh-CN"/>
            <w:rPrChange w:id="4183" w:author="  *^_^*" w:date="2020-09-06T12:40:45Z">
              <w:rPr>
                <w:rFonts w:hint="eastAsia"/>
                <w:lang w:val="en-US" w:eastAsia="zh-CN"/>
              </w:rPr>
            </w:rPrChange>
          </w:rPr>
          <w:t>西侧</w:t>
        </w:r>
      </w:ins>
      <w:ins w:id="4185" w:author="  *^_^*" w:date="2020-09-06T11:57:28Z">
        <w:r>
          <w:rPr>
            <w:rFonts w:hint="eastAsia"/>
            <w:sz w:val="24"/>
            <w:lang w:val="en-US" w:eastAsia="zh-CN"/>
            <w:rPrChange w:id="4186" w:author="  *^_^*" w:date="2020-09-06T12:40:45Z">
              <w:rPr>
                <w:rFonts w:hint="eastAsia"/>
                <w:lang w:val="en-US" w:eastAsia="zh-CN"/>
              </w:rPr>
            </w:rPrChange>
          </w:rPr>
          <w:t>。而</w:t>
        </w:r>
      </w:ins>
      <w:ins w:id="4188" w:author="  *^_^*" w:date="2020-09-06T11:57:30Z">
        <w:r>
          <w:rPr>
            <w:rFonts w:hint="eastAsia"/>
            <w:sz w:val="24"/>
            <w:lang w:val="en-US" w:eastAsia="zh-CN"/>
            <w:rPrChange w:id="4189" w:author="  *^_^*" w:date="2020-09-06T12:40:45Z">
              <w:rPr>
                <w:rFonts w:hint="eastAsia"/>
                <w:lang w:val="en-US" w:eastAsia="zh-CN"/>
              </w:rPr>
            </w:rPrChange>
          </w:rPr>
          <w:t>这</w:t>
        </w:r>
      </w:ins>
      <w:ins w:id="4191" w:author="  *^_^*" w:date="2020-09-06T11:57:54Z">
        <w:r>
          <w:rPr>
            <w:rFonts w:hint="eastAsia"/>
            <w:sz w:val="24"/>
            <w:lang w:val="en-US" w:eastAsia="zh-CN"/>
            <w:rPrChange w:id="4192" w:author="  *^_^*" w:date="2020-09-06T12:40:45Z">
              <w:rPr>
                <w:rFonts w:hint="eastAsia"/>
                <w:lang w:val="en-US" w:eastAsia="zh-CN"/>
              </w:rPr>
            </w:rPrChange>
          </w:rPr>
          <w:t>也</w:t>
        </w:r>
      </w:ins>
      <w:ins w:id="4194" w:author="  *^_^*" w:date="2020-09-06T11:57:55Z">
        <w:r>
          <w:rPr>
            <w:rFonts w:hint="eastAsia"/>
            <w:sz w:val="24"/>
            <w:lang w:val="en-US" w:eastAsia="zh-CN"/>
            <w:rPrChange w:id="4195" w:author="  *^_^*" w:date="2020-09-06T12:40:45Z">
              <w:rPr>
                <w:rFonts w:hint="eastAsia"/>
                <w:lang w:val="en-US" w:eastAsia="zh-CN"/>
              </w:rPr>
            </w:rPrChange>
          </w:rPr>
          <w:t>说明</w:t>
        </w:r>
      </w:ins>
      <w:ins w:id="4197" w:author="  *^_^*" w:date="2020-09-06T11:57:58Z">
        <w:r>
          <w:rPr>
            <w:rFonts w:hint="eastAsia"/>
            <w:sz w:val="24"/>
            <w:lang w:val="en-US" w:eastAsia="zh-CN"/>
            <w:rPrChange w:id="4198" w:author="  *^_^*" w:date="2020-09-06T12:40:45Z">
              <w:rPr>
                <w:rFonts w:hint="eastAsia"/>
                <w:lang w:val="en-US" w:eastAsia="zh-CN"/>
              </w:rPr>
            </w:rPrChange>
          </w:rPr>
          <w:t>了</w:t>
        </w:r>
      </w:ins>
      <w:ins w:id="4200" w:author="  *^_^*" w:date="2020-09-06T11:57:59Z">
        <w:r>
          <w:rPr>
            <w:rFonts w:hint="eastAsia"/>
            <w:lang w:val="en-US" w:eastAsia="zh-CN"/>
          </w:rPr>
          <w:t>方法</w:t>
        </w:r>
      </w:ins>
      <w:ins w:id="4201" w:author="  *^_^*" w:date="2020-09-06T11:58:01Z">
        <w:r>
          <w:rPr>
            <w:rFonts w:hint="eastAsia"/>
            <w:lang w:val="en-US" w:eastAsia="zh-CN"/>
          </w:rPr>
          <w:t>的</w:t>
        </w:r>
      </w:ins>
      <w:ins w:id="4202" w:author="  *^_^*" w:date="2020-09-06T11:58:03Z">
        <w:r>
          <w:rPr>
            <w:rFonts w:hint="eastAsia"/>
            <w:lang w:val="en-US" w:eastAsia="zh-CN"/>
          </w:rPr>
          <w:t>合理性和</w:t>
        </w:r>
      </w:ins>
      <w:ins w:id="4203" w:author="  *^_^*" w:date="2020-09-06T11:58:05Z">
        <w:r>
          <w:rPr>
            <w:rFonts w:hint="eastAsia"/>
            <w:lang w:val="en-US" w:eastAsia="zh-CN"/>
          </w:rPr>
          <w:t>有效性</w:t>
        </w:r>
      </w:ins>
      <w:ins w:id="4204" w:author="  *^_^*" w:date="2020-09-06T12:05:01Z">
        <w:r>
          <w:rPr>
            <w:rFonts w:hint="eastAsia"/>
            <w:lang w:val="en-US" w:eastAsia="zh-CN"/>
          </w:rPr>
          <w:t>。</w:t>
        </w:r>
      </w:ins>
      <w:ins w:id="4205" w:author="  *^_^*" w:date="2020-09-06T12:05:05Z">
        <w:r>
          <w:rPr>
            <w:rFonts w:hint="eastAsia"/>
            <w:lang w:val="en-US" w:eastAsia="zh-CN"/>
          </w:rPr>
          <w:t>但是</w:t>
        </w:r>
      </w:ins>
      <w:ins w:id="4206" w:author="  *^_^*" w:date="2020-09-06T12:05:06Z">
        <w:r>
          <w:rPr>
            <w:rFonts w:hint="eastAsia"/>
            <w:lang w:val="en-US" w:eastAsia="zh-CN"/>
          </w:rPr>
          <w:t>从</w:t>
        </w:r>
      </w:ins>
      <w:ins w:id="4207" w:author="  *^_^*" w:date="2020-09-06T12:05:08Z">
        <w:r>
          <w:rPr>
            <w:rFonts w:hint="eastAsia"/>
            <w:lang w:val="en-US" w:eastAsia="zh-CN"/>
          </w:rPr>
          <w:t>图</w:t>
        </w:r>
      </w:ins>
      <w:ins w:id="4208" w:author="  *^_^*" w:date="2020-09-06T12:05:09Z">
        <w:r>
          <w:rPr>
            <w:rFonts w:hint="eastAsia"/>
            <w:lang w:val="en-US" w:eastAsia="zh-CN"/>
          </w:rPr>
          <w:t>中也</w:t>
        </w:r>
      </w:ins>
      <w:ins w:id="4209" w:author="  *^_^*" w:date="2020-09-06T12:05:12Z">
        <w:r>
          <w:rPr>
            <w:rFonts w:hint="eastAsia"/>
            <w:lang w:val="en-US" w:eastAsia="zh-CN"/>
          </w:rPr>
          <w:t>可以看出，</w:t>
        </w:r>
      </w:ins>
      <w:ins w:id="4210" w:author="  *^_^*" w:date="2020-09-06T12:05:13Z">
        <w:r>
          <w:rPr>
            <w:rFonts w:hint="eastAsia"/>
            <w:lang w:val="en-US" w:eastAsia="zh-CN"/>
          </w:rPr>
          <w:t>每个</w:t>
        </w:r>
      </w:ins>
      <w:ins w:id="4211" w:author="  *^_^*" w:date="2020-09-06T12:05:15Z">
        <w:r>
          <w:rPr>
            <w:rFonts w:hint="eastAsia"/>
            <w:lang w:val="en-US" w:eastAsia="zh-CN"/>
          </w:rPr>
          <w:t>中心</w:t>
        </w:r>
      </w:ins>
      <w:ins w:id="4212" w:author="  *^_^*" w:date="2020-09-06T12:05:20Z">
        <w:r>
          <w:rPr>
            <w:rFonts w:hint="eastAsia"/>
            <w:lang w:val="en-US" w:eastAsia="zh-CN"/>
          </w:rPr>
          <w:t>附近的</w:t>
        </w:r>
      </w:ins>
      <w:ins w:id="4213" w:author="  *^_^*" w:date="2020-09-06T12:05:22Z">
        <w:r>
          <w:rPr>
            <w:rFonts w:hint="eastAsia"/>
            <w:lang w:val="en-US" w:eastAsia="zh-CN"/>
          </w:rPr>
          <w:t>集聚点</w:t>
        </w:r>
      </w:ins>
      <w:ins w:id="4214" w:author="  *^_^*" w:date="2020-09-06T12:05:24Z">
        <w:r>
          <w:rPr>
            <w:rFonts w:hint="eastAsia"/>
            <w:lang w:val="en-US" w:eastAsia="zh-CN"/>
          </w:rPr>
          <w:t>密度是</w:t>
        </w:r>
      </w:ins>
      <w:ins w:id="4215" w:author="  *^_^*" w:date="2020-09-06T12:05:26Z">
        <w:r>
          <w:rPr>
            <w:rFonts w:hint="eastAsia"/>
            <w:lang w:val="en-US" w:eastAsia="zh-CN"/>
          </w:rPr>
          <w:t>不同的，</w:t>
        </w:r>
      </w:ins>
      <w:ins w:id="4216" w:author="  *^_^*" w:date="2020-09-06T12:05:27Z">
        <w:r>
          <w:rPr>
            <w:rFonts w:hint="eastAsia"/>
            <w:lang w:val="en-US" w:eastAsia="zh-CN"/>
          </w:rPr>
          <w:t>此时</w:t>
        </w:r>
      </w:ins>
      <w:ins w:id="4217" w:author="  *^_^*" w:date="2020-09-06T12:05:30Z">
        <w:r>
          <w:rPr>
            <w:rFonts w:hint="eastAsia"/>
            <w:lang w:val="en-US" w:eastAsia="zh-CN"/>
          </w:rPr>
          <w:t>当地</w:t>
        </w:r>
      </w:ins>
      <w:ins w:id="4218" w:author="  *^_^*" w:date="2020-09-06T12:05:32Z">
        <w:r>
          <w:rPr>
            <w:rFonts w:hint="eastAsia"/>
            <w:lang w:val="en-US" w:eastAsia="zh-CN"/>
          </w:rPr>
          <w:t>环保</w:t>
        </w:r>
      </w:ins>
      <w:ins w:id="4219" w:author="  *^_^*" w:date="2020-09-06T12:05:33Z">
        <w:r>
          <w:rPr>
            <w:rFonts w:hint="eastAsia"/>
            <w:lang w:val="en-US" w:eastAsia="zh-CN"/>
          </w:rPr>
          <w:t>部分</w:t>
        </w:r>
      </w:ins>
      <w:ins w:id="4220" w:author="  *^_^*" w:date="2020-09-06T12:05:39Z">
        <w:r>
          <w:rPr>
            <w:rFonts w:hint="eastAsia"/>
            <w:lang w:val="en-US" w:eastAsia="zh-CN"/>
          </w:rPr>
          <w:t>可以</w:t>
        </w:r>
      </w:ins>
      <w:ins w:id="4221" w:author="  *^_^*" w:date="2020-09-06T12:05:40Z">
        <w:r>
          <w:rPr>
            <w:rFonts w:hint="eastAsia"/>
            <w:lang w:val="en-US" w:eastAsia="zh-CN"/>
          </w:rPr>
          <w:t>根据</w:t>
        </w:r>
      </w:ins>
      <w:ins w:id="4222" w:author="  *^_^*" w:date="2020-09-06T12:05:41Z">
        <w:r>
          <w:rPr>
            <w:rFonts w:hint="eastAsia"/>
            <w:lang w:val="en-US" w:eastAsia="zh-CN"/>
          </w:rPr>
          <w:t>不同</w:t>
        </w:r>
      </w:ins>
      <w:ins w:id="4223" w:author="  *^_^*" w:date="2020-09-06T12:05:44Z">
        <w:r>
          <w:rPr>
            <w:rFonts w:hint="eastAsia"/>
            <w:lang w:val="en-US" w:eastAsia="zh-CN"/>
          </w:rPr>
          <w:t>中心</w:t>
        </w:r>
      </w:ins>
      <w:ins w:id="4224" w:author="  *^_^*" w:date="2020-09-06T12:05:45Z">
        <w:r>
          <w:rPr>
            <w:rFonts w:hint="eastAsia"/>
            <w:lang w:val="en-US" w:eastAsia="zh-CN"/>
          </w:rPr>
          <w:t>附近</w:t>
        </w:r>
      </w:ins>
      <w:ins w:id="4225" w:author="  *^_^*" w:date="2020-09-06T12:05:46Z">
        <w:r>
          <w:rPr>
            <w:rFonts w:hint="eastAsia"/>
            <w:lang w:val="en-US" w:eastAsia="zh-CN"/>
          </w:rPr>
          <w:t>的密度</w:t>
        </w:r>
      </w:ins>
      <w:ins w:id="4226" w:author="  *^_^*" w:date="2020-09-06T12:05:47Z">
        <w:r>
          <w:rPr>
            <w:rFonts w:hint="eastAsia"/>
            <w:lang w:val="en-US" w:eastAsia="zh-CN"/>
          </w:rPr>
          <w:t>进行</w:t>
        </w:r>
      </w:ins>
      <w:ins w:id="4227" w:author="  *^_^*" w:date="2020-09-06T12:05:50Z">
        <w:r>
          <w:rPr>
            <w:rFonts w:hint="eastAsia"/>
            <w:lang w:val="en-US" w:eastAsia="zh-CN"/>
          </w:rPr>
          <w:t>排序来</w:t>
        </w:r>
      </w:ins>
      <w:ins w:id="4228" w:author="  *^_^*" w:date="2020-09-06T12:06:00Z">
        <w:r>
          <w:rPr>
            <w:rFonts w:hint="eastAsia"/>
            <w:lang w:val="en-US" w:eastAsia="zh-CN"/>
          </w:rPr>
          <w:t>制定</w:t>
        </w:r>
      </w:ins>
      <w:ins w:id="4229" w:author="  *^_^*" w:date="2020-09-06T12:06:06Z">
        <w:r>
          <w:rPr>
            <w:rFonts w:hint="eastAsia"/>
            <w:lang w:val="en-US" w:eastAsia="zh-CN"/>
          </w:rPr>
          <w:t>应对</w:t>
        </w:r>
      </w:ins>
      <w:ins w:id="4230" w:author="  *^_^*" w:date="2020-09-06T12:06:08Z">
        <w:r>
          <w:rPr>
            <w:rFonts w:hint="eastAsia"/>
            <w:lang w:val="en-US" w:eastAsia="zh-CN"/>
          </w:rPr>
          <w:t>策略。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ins w:id="4232" w:author="  *^_^*" w:date="2020-09-06T12:06:10Z"/>
          <w:rFonts w:hint="eastAsia"/>
          <w:lang w:val="en-US" w:eastAsia="zh-CN"/>
        </w:rPr>
        <w:pPrChange w:id="4231" w:author="  *^_^*" w:date="2020-09-06T11:54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ins w:id="4234" w:author="  *^_^*" w:date="2020-09-06T12:12:21Z"/>
          <w:rFonts w:hint="eastAsia" w:ascii="宋体" w:hAnsi="宋体" w:eastAsia="宋体" w:cs="宋体"/>
          <w:sz w:val="24"/>
          <w:lang w:val="en-US" w:eastAsia="zh-CN"/>
          <w:rPrChange w:id="4235" w:author="  *^_^*" w:date="2020-09-06T12:36:32Z">
            <w:rPr>
              <w:ins w:id="4236" w:author="  *^_^*" w:date="2020-09-06T12:12:21Z"/>
              <w:rFonts w:hint="eastAsia"/>
              <w:lang w:val="en-US" w:eastAsia="zh-CN"/>
            </w:rPr>
          </w:rPrChange>
        </w:rPr>
        <w:pPrChange w:id="4233" w:author="  *^_^*" w:date="2020-09-06T11:54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4237" w:author="  *^_^*" w:date="2020-09-06T12:06:15Z">
        <w:r>
          <w:rPr>
            <w:rFonts w:hint="eastAsia" w:ascii="黑体" w:hAnsi="黑体" w:eastAsia="黑体" w:cs="黑体"/>
            <w:szCs w:val="21"/>
            <w:lang w:val="en-US" w:eastAsia="zh-CN"/>
            <w:rPrChange w:id="4238" w:author="  *^_^*" w:date="2020-09-06T12:14:34Z">
              <w:rPr>
                <w:rFonts w:hint="eastAsia"/>
                <w:lang w:val="en-US" w:eastAsia="zh-CN"/>
              </w:rPr>
            </w:rPrChange>
          </w:rPr>
          <w:t>总结：</w:t>
        </w:r>
      </w:ins>
      <w:ins w:id="4240" w:author="  *^_^*" w:date="2020-09-06T12:06:26Z">
        <w:r>
          <w:rPr>
            <w:rFonts w:hint="eastAsia" w:ascii="宋体" w:hAnsi="宋体" w:eastAsia="宋体" w:cs="宋体"/>
            <w:sz w:val="24"/>
            <w:lang w:val="en-US" w:eastAsia="zh-CN"/>
            <w:rPrChange w:id="4241" w:author="  *^_^*" w:date="2020-09-06T12:36:32Z">
              <w:rPr>
                <w:rFonts w:hint="eastAsia"/>
                <w:lang w:val="en-US" w:eastAsia="zh-CN"/>
              </w:rPr>
            </w:rPrChange>
          </w:rPr>
          <w:t>随着</w:t>
        </w:r>
      </w:ins>
      <w:ins w:id="4243" w:author="  *^_^*" w:date="2020-09-06T12:06:40Z">
        <w:r>
          <w:rPr>
            <w:rFonts w:hint="eastAsia" w:ascii="宋体" w:hAnsi="宋体" w:eastAsia="宋体" w:cs="宋体"/>
            <w:sz w:val="24"/>
            <w:lang w:val="en-US" w:eastAsia="zh-CN"/>
            <w:rPrChange w:id="4244" w:author="  *^_^*" w:date="2020-09-06T12:36:32Z">
              <w:rPr>
                <w:rFonts w:hint="eastAsia"/>
                <w:lang w:val="en-US" w:eastAsia="zh-CN"/>
              </w:rPr>
            </w:rPrChange>
          </w:rPr>
          <w:t>国家</w:t>
        </w:r>
      </w:ins>
      <w:ins w:id="4246" w:author="  *^_^*" w:date="2020-09-06T12:06:41Z">
        <w:r>
          <w:rPr>
            <w:rFonts w:hint="eastAsia" w:ascii="宋体" w:hAnsi="宋体" w:eastAsia="宋体" w:cs="宋体"/>
            <w:sz w:val="24"/>
            <w:lang w:val="en-US" w:eastAsia="zh-CN"/>
            <w:rPrChange w:id="4247" w:author="  *^_^*" w:date="2020-09-06T12:36:32Z">
              <w:rPr>
                <w:rFonts w:hint="eastAsia"/>
                <w:lang w:val="en-US" w:eastAsia="zh-CN"/>
              </w:rPr>
            </w:rPrChange>
          </w:rPr>
          <w:t>海洋</w:t>
        </w:r>
      </w:ins>
      <w:ins w:id="4249" w:author="  *^_^*" w:date="2020-09-06T12:06:45Z">
        <w:r>
          <w:rPr>
            <w:rFonts w:hint="eastAsia" w:ascii="宋体" w:hAnsi="宋体" w:eastAsia="宋体" w:cs="宋体"/>
            <w:sz w:val="24"/>
            <w:lang w:val="en-US" w:eastAsia="zh-CN"/>
            <w:rPrChange w:id="4250" w:author="  *^_^*" w:date="2020-09-06T12:36:32Z">
              <w:rPr>
                <w:rFonts w:hint="eastAsia"/>
                <w:lang w:val="en-US" w:eastAsia="zh-CN"/>
              </w:rPr>
            </w:rPrChange>
          </w:rPr>
          <w:t>战略</w:t>
        </w:r>
      </w:ins>
      <w:ins w:id="4252" w:author="  *^_^*" w:date="2020-09-06T12:06:46Z">
        <w:r>
          <w:rPr>
            <w:rFonts w:hint="eastAsia" w:ascii="宋体" w:hAnsi="宋体" w:eastAsia="宋体" w:cs="宋体"/>
            <w:sz w:val="24"/>
            <w:lang w:val="en-US" w:eastAsia="zh-CN"/>
            <w:rPrChange w:id="4253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255" w:author="  *^_^*" w:date="2020-09-06T12:06:47Z">
        <w:r>
          <w:rPr>
            <w:rFonts w:hint="eastAsia" w:ascii="宋体" w:hAnsi="宋体" w:eastAsia="宋体" w:cs="宋体"/>
            <w:sz w:val="24"/>
            <w:lang w:val="en-US" w:eastAsia="zh-CN"/>
            <w:rPrChange w:id="4256" w:author="  *^_^*" w:date="2020-09-06T12:36:32Z">
              <w:rPr>
                <w:rFonts w:hint="eastAsia"/>
                <w:lang w:val="en-US" w:eastAsia="zh-CN"/>
              </w:rPr>
            </w:rPrChange>
          </w:rPr>
          <w:t>推进</w:t>
        </w:r>
      </w:ins>
      <w:ins w:id="4258" w:author="  *^_^*" w:date="2020-09-06T12:06:50Z">
        <w:r>
          <w:rPr>
            <w:rFonts w:hint="eastAsia" w:ascii="宋体" w:hAnsi="宋体" w:eastAsia="宋体" w:cs="宋体"/>
            <w:sz w:val="24"/>
            <w:lang w:val="en-US" w:eastAsia="zh-CN"/>
            <w:rPrChange w:id="4259" w:author="  *^_^*" w:date="2020-09-06T12:36:32Z">
              <w:rPr>
                <w:rFonts w:hint="eastAsia"/>
                <w:lang w:val="en-US" w:eastAsia="zh-CN"/>
              </w:rPr>
            </w:rPrChange>
          </w:rPr>
          <w:t>，</w:t>
        </w:r>
      </w:ins>
      <w:ins w:id="4261" w:author="  *^_^*" w:date="2020-09-06T12:07:26Z">
        <w:r>
          <w:rPr>
            <w:rFonts w:hint="eastAsia" w:ascii="宋体" w:hAnsi="宋体" w:eastAsia="宋体" w:cs="宋体"/>
            <w:sz w:val="24"/>
            <w:lang w:val="en-US" w:eastAsia="zh-CN"/>
            <w:rPrChange w:id="4262" w:author="  *^_^*" w:date="2020-09-06T12:36:32Z">
              <w:rPr>
                <w:rFonts w:hint="eastAsia"/>
                <w:lang w:val="en-US" w:eastAsia="zh-CN"/>
              </w:rPr>
            </w:rPrChange>
          </w:rPr>
          <w:t>地处</w:t>
        </w:r>
      </w:ins>
      <w:ins w:id="4264" w:author="  *^_^*" w:date="2020-09-06T12:07:27Z">
        <w:r>
          <w:rPr>
            <w:rFonts w:hint="eastAsia" w:ascii="宋体" w:hAnsi="宋体" w:eastAsia="宋体" w:cs="宋体"/>
            <w:sz w:val="24"/>
            <w:lang w:val="en-US" w:eastAsia="zh-CN"/>
            <w:rPrChange w:id="4265" w:author="  *^_^*" w:date="2020-09-06T12:36:32Z">
              <w:rPr>
                <w:rFonts w:hint="eastAsia"/>
                <w:lang w:val="en-US" w:eastAsia="zh-CN"/>
              </w:rPr>
            </w:rPrChange>
          </w:rPr>
          <w:t>南海</w:t>
        </w:r>
      </w:ins>
      <w:ins w:id="4267" w:author="  *^_^*" w:date="2020-09-06T12:07:28Z">
        <w:r>
          <w:rPr>
            <w:rFonts w:hint="eastAsia" w:ascii="宋体" w:hAnsi="宋体" w:eastAsia="宋体" w:cs="宋体"/>
            <w:sz w:val="24"/>
            <w:lang w:val="en-US" w:eastAsia="zh-CN"/>
            <w:rPrChange w:id="4268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270" w:author="  *^_^*" w:date="2020-09-06T12:07:30Z">
        <w:r>
          <w:rPr>
            <w:rFonts w:hint="eastAsia" w:ascii="宋体" w:hAnsi="宋体" w:eastAsia="宋体" w:cs="宋体"/>
            <w:sz w:val="24"/>
            <w:lang w:val="en-US" w:eastAsia="zh-CN"/>
            <w:rPrChange w:id="4271" w:author="  *^_^*" w:date="2020-09-06T12:36:32Z">
              <w:rPr>
                <w:rFonts w:hint="eastAsia"/>
                <w:lang w:val="en-US" w:eastAsia="zh-CN"/>
              </w:rPr>
            </w:rPrChange>
          </w:rPr>
          <w:t>湛江湾</w:t>
        </w:r>
      </w:ins>
      <w:ins w:id="4273" w:author="  *^_^*" w:date="2020-09-06T12:07:31Z">
        <w:r>
          <w:rPr>
            <w:rFonts w:hint="eastAsia" w:ascii="宋体" w:hAnsi="宋体" w:eastAsia="宋体" w:cs="宋体"/>
            <w:sz w:val="24"/>
            <w:lang w:val="en-US" w:eastAsia="zh-CN"/>
            <w:rPrChange w:id="4274" w:author="  *^_^*" w:date="2020-09-06T12:36:32Z">
              <w:rPr>
                <w:rFonts w:hint="eastAsia"/>
                <w:lang w:val="en-US" w:eastAsia="zh-CN"/>
              </w:rPr>
            </w:rPrChange>
          </w:rPr>
          <w:t>经济也</w:t>
        </w:r>
      </w:ins>
      <w:ins w:id="4276" w:author="  *^_^*" w:date="2020-09-06T12:07:40Z">
        <w:r>
          <w:rPr>
            <w:rFonts w:hint="eastAsia" w:ascii="宋体" w:hAnsi="宋体" w:eastAsia="宋体" w:cs="宋体"/>
            <w:sz w:val="24"/>
            <w:lang w:val="en-US" w:eastAsia="zh-CN"/>
            <w:rPrChange w:id="4277" w:author="  *^_^*" w:date="2020-09-06T12:36:32Z">
              <w:rPr>
                <w:rFonts w:hint="eastAsia"/>
                <w:lang w:val="en-US" w:eastAsia="zh-CN"/>
              </w:rPr>
            </w:rPrChange>
          </w:rPr>
          <w:t>不断</w:t>
        </w:r>
      </w:ins>
      <w:ins w:id="4279" w:author="  *^_^*" w:date="2020-09-06T12:07:43Z">
        <w:r>
          <w:rPr>
            <w:rFonts w:hint="eastAsia" w:ascii="宋体" w:hAnsi="宋体" w:eastAsia="宋体" w:cs="宋体"/>
            <w:sz w:val="24"/>
            <w:lang w:val="en-US" w:eastAsia="zh-CN"/>
            <w:rPrChange w:id="4280" w:author="  *^_^*" w:date="2020-09-06T12:36:32Z">
              <w:rPr>
                <w:rFonts w:hint="eastAsia"/>
                <w:lang w:val="en-US" w:eastAsia="zh-CN"/>
              </w:rPr>
            </w:rPrChange>
          </w:rPr>
          <w:t>发展，</w:t>
        </w:r>
      </w:ins>
      <w:ins w:id="4282" w:author="  *^_^*" w:date="2020-09-06T12:07:45Z">
        <w:r>
          <w:rPr>
            <w:rFonts w:hint="eastAsia" w:ascii="宋体" w:hAnsi="宋体" w:eastAsia="宋体" w:cs="宋体"/>
            <w:sz w:val="24"/>
            <w:lang w:val="en-US" w:eastAsia="zh-CN"/>
            <w:rPrChange w:id="4283" w:author="  *^_^*" w:date="2020-09-06T12:36:32Z">
              <w:rPr>
                <w:rFonts w:hint="eastAsia"/>
                <w:lang w:val="en-US" w:eastAsia="zh-CN"/>
              </w:rPr>
            </w:rPrChange>
          </w:rPr>
          <w:t>人口</w:t>
        </w:r>
      </w:ins>
      <w:ins w:id="4285" w:author="  *^_^*" w:date="2020-09-06T12:07:47Z">
        <w:r>
          <w:rPr>
            <w:rFonts w:hint="eastAsia" w:ascii="宋体" w:hAnsi="宋体" w:eastAsia="宋体" w:cs="宋体"/>
            <w:sz w:val="24"/>
            <w:lang w:val="en-US" w:eastAsia="zh-CN"/>
            <w:rPrChange w:id="4286" w:author="  *^_^*" w:date="2020-09-06T12:36:32Z">
              <w:rPr>
                <w:rFonts w:hint="eastAsia"/>
                <w:lang w:val="en-US" w:eastAsia="zh-CN"/>
              </w:rPr>
            </w:rPrChange>
          </w:rPr>
          <w:t>增加，</w:t>
        </w:r>
      </w:ins>
      <w:ins w:id="4288" w:author="  *^_^*" w:date="2020-09-06T12:07:48Z">
        <w:r>
          <w:rPr>
            <w:rFonts w:hint="eastAsia" w:ascii="宋体" w:hAnsi="宋体" w:eastAsia="宋体" w:cs="宋体"/>
            <w:sz w:val="24"/>
            <w:lang w:val="en-US" w:eastAsia="zh-CN"/>
            <w:rPrChange w:id="4289" w:author="  *^_^*" w:date="2020-09-06T12:36:32Z">
              <w:rPr>
                <w:rFonts w:hint="eastAsia"/>
                <w:lang w:val="en-US" w:eastAsia="zh-CN"/>
              </w:rPr>
            </w:rPrChange>
          </w:rPr>
          <w:t>但</w:t>
        </w:r>
      </w:ins>
      <w:ins w:id="4291" w:author="  *^_^*" w:date="2020-09-06T12:07:49Z">
        <w:r>
          <w:rPr>
            <w:rFonts w:hint="eastAsia" w:ascii="宋体" w:hAnsi="宋体" w:eastAsia="宋体" w:cs="宋体"/>
            <w:sz w:val="24"/>
            <w:lang w:val="en-US" w:eastAsia="zh-CN"/>
            <w:rPrChange w:id="4292" w:author="  *^_^*" w:date="2020-09-06T12:36:32Z">
              <w:rPr>
                <w:rFonts w:hint="eastAsia"/>
                <w:lang w:val="en-US" w:eastAsia="zh-CN"/>
              </w:rPr>
            </w:rPrChange>
          </w:rPr>
          <w:t>也</w:t>
        </w:r>
      </w:ins>
      <w:ins w:id="4294" w:author="  *^_^*" w:date="2020-09-06T12:07:53Z">
        <w:r>
          <w:rPr>
            <w:rFonts w:hint="eastAsia" w:ascii="宋体" w:hAnsi="宋体" w:eastAsia="宋体" w:cs="宋体"/>
            <w:sz w:val="24"/>
            <w:lang w:val="en-US" w:eastAsia="zh-CN"/>
            <w:rPrChange w:id="4295" w:author="  *^_^*" w:date="2020-09-06T12:36:32Z">
              <w:rPr>
                <w:rFonts w:hint="eastAsia"/>
                <w:lang w:val="en-US" w:eastAsia="zh-CN"/>
              </w:rPr>
            </w:rPrChange>
          </w:rPr>
          <w:t>意味</w:t>
        </w:r>
      </w:ins>
      <w:ins w:id="4297" w:author="  *^_^*" w:date="2020-09-06T12:07:55Z">
        <w:r>
          <w:rPr>
            <w:rFonts w:hint="eastAsia" w:ascii="宋体" w:hAnsi="宋体" w:eastAsia="宋体" w:cs="宋体"/>
            <w:sz w:val="24"/>
            <w:lang w:val="en-US" w:eastAsia="zh-CN"/>
            <w:rPrChange w:id="4298" w:author="  *^_^*" w:date="2020-09-06T12:36:32Z">
              <w:rPr>
                <w:rFonts w:hint="eastAsia"/>
                <w:lang w:val="en-US" w:eastAsia="zh-CN"/>
              </w:rPr>
            </w:rPrChange>
          </w:rPr>
          <w:t>着我们</w:t>
        </w:r>
      </w:ins>
      <w:ins w:id="4300" w:author="  *^_^*" w:date="2020-09-06T12:08:00Z">
        <w:r>
          <w:rPr>
            <w:rFonts w:hint="eastAsia" w:ascii="宋体" w:hAnsi="宋体" w:eastAsia="宋体" w:cs="宋体"/>
            <w:sz w:val="24"/>
            <w:lang w:val="en-US" w:eastAsia="zh-CN"/>
            <w:rPrChange w:id="4301" w:author="  *^_^*" w:date="2020-09-06T12:36:32Z">
              <w:rPr>
                <w:rFonts w:hint="eastAsia"/>
                <w:lang w:val="en-US" w:eastAsia="zh-CN"/>
              </w:rPr>
            </w:rPrChange>
          </w:rPr>
          <w:t>要</w:t>
        </w:r>
      </w:ins>
      <w:ins w:id="4303" w:author="  *^_^*" w:date="2020-09-06T12:08:01Z">
        <w:r>
          <w:rPr>
            <w:rFonts w:hint="eastAsia" w:ascii="宋体" w:hAnsi="宋体" w:eastAsia="宋体" w:cs="宋体"/>
            <w:sz w:val="24"/>
            <w:lang w:val="en-US" w:eastAsia="zh-CN"/>
            <w:rPrChange w:id="4304" w:author="  *^_^*" w:date="2020-09-06T12:36:32Z">
              <w:rPr>
                <w:rFonts w:hint="eastAsia"/>
                <w:lang w:val="en-US" w:eastAsia="zh-CN"/>
              </w:rPr>
            </w:rPrChange>
          </w:rPr>
          <w:t>更加</w:t>
        </w:r>
      </w:ins>
      <w:ins w:id="4306" w:author="  *^_^*" w:date="2020-09-06T12:08:05Z">
        <w:r>
          <w:rPr>
            <w:rFonts w:hint="eastAsia" w:ascii="宋体" w:hAnsi="宋体" w:eastAsia="宋体" w:cs="宋体"/>
            <w:sz w:val="24"/>
            <w:lang w:val="en-US" w:eastAsia="zh-CN"/>
            <w:rPrChange w:id="4307" w:author="  *^_^*" w:date="2020-09-06T12:36:32Z">
              <w:rPr>
                <w:rFonts w:hint="eastAsia"/>
                <w:lang w:val="en-US" w:eastAsia="zh-CN"/>
              </w:rPr>
            </w:rPrChange>
          </w:rPr>
          <w:t>重视</w:t>
        </w:r>
      </w:ins>
      <w:ins w:id="4309" w:author="  *^_^*" w:date="2020-09-06T12:08:10Z">
        <w:r>
          <w:rPr>
            <w:rFonts w:hint="eastAsia" w:ascii="宋体" w:hAnsi="宋体" w:eastAsia="宋体" w:cs="宋体"/>
            <w:sz w:val="24"/>
            <w:lang w:val="en-US" w:eastAsia="zh-CN"/>
            <w:rPrChange w:id="4310" w:author="  *^_^*" w:date="2020-09-06T12:36:32Z">
              <w:rPr>
                <w:rFonts w:hint="eastAsia"/>
                <w:lang w:val="en-US" w:eastAsia="zh-CN"/>
              </w:rPr>
            </w:rPrChange>
          </w:rPr>
          <w:t>湛江湾</w:t>
        </w:r>
      </w:ins>
      <w:ins w:id="4312" w:author="  *^_^*" w:date="2020-09-06T12:08:11Z">
        <w:r>
          <w:rPr>
            <w:rFonts w:hint="eastAsia" w:ascii="宋体" w:hAnsi="宋体" w:eastAsia="宋体" w:cs="宋体"/>
            <w:sz w:val="24"/>
            <w:lang w:val="en-US" w:eastAsia="zh-CN"/>
            <w:rPrChange w:id="4313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315" w:author="  *^_^*" w:date="2020-09-06T12:08:13Z">
        <w:r>
          <w:rPr>
            <w:rFonts w:hint="eastAsia" w:ascii="宋体" w:hAnsi="宋体" w:eastAsia="宋体" w:cs="宋体"/>
            <w:sz w:val="24"/>
            <w:lang w:val="en-US" w:eastAsia="zh-CN"/>
            <w:rPrChange w:id="4316" w:author="  *^_^*" w:date="2020-09-06T12:36:32Z">
              <w:rPr>
                <w:rFonts w:hint="eastAsia"/>
                <w:lang w:val="en-US" w:eastAsia="zh-CN"/>
              </w:rPr>
            </w:rPrChange>
          </w:rPr>
          <w:t>环境</w:t>
        </w:r>
      </w:ins>
      <w:ins w:id="4318" w:author="  *^_^*" w:date="2020-09-06T12:08:14Z">
        <w:r>
          <w:rPr>
            <w:rFonts w:hint="eastAsia" w:ascii="宋体" w:hAnsi="宋体" w:eastAsia="宋体" w:cs="宋体"/>
            <w:sz w:val="24"/>
            <w:lang w:val="en-US" w:eastAsia="zh-CN"/>
            <w:rPrChange w:id="4319" w:author="  *^_^*" w:date="2020-09-06T12:36:32Z">
              <w:rPr>
                <w:rFonts w:hint="eastAsia"/>
                <w:lang w:val="en-US" w:eastAsia="zh-CN"/>
              </w:rPr>
            </w:rPrChange>
          </w:rPr>
          <w:t>保护</w:t>
        </w:r>
      </w:ins>
      <w:ins w:id="4321" w:author="  *^_^*" w:date="2020-09-06T12:08:15Z">
        <w:r>
          <w:rPr>
            <w:rFonts w:hint="eastAsia" w:ascii="宋体" w:hAnsi="宋体" w:eastAsia="宋体" w:cs="宋体"/>
            <w:sz w:val="24"/>
            <w:lang w:val="en-US" w:eastAsia="zh-CN"/>
            <w:rPrChange w:id="4322" w:author="  *^_^*" w:date="2020-09-06T12:36:32Z">
              <w:rPr>
                <w:rFonts w:hint="eastAsia"/>
                <w:lang w:val="en-US" w:eastAsia="zh-CN"/>
              </w:rPr>
            </w:rPrChange>
          </w:rPr>
          <w:t>。</w:t>
        </w:r>
      </w:ins>
      <w:ins w:id="4324" w:author="  *^_^*" w:date="2020-09-06T12:08:18Z">
        <w:r>
          <w:rPr>
            <w:rFonts w:hint="eastAsia" w:ascii="宋体" w:hAnsi="宋体" w:eastAsia="宋体" w:cs="宋体"/>
            <w:sz w:val="24"/>
            <w:lang w:val="en-US" w:eastAsia="zh-CN"/>
            <w:rPrChange w:id="4325" w:author="  *^_^*" w:date="2020-09-06T12:36:32Z">
              <w:rPr>
                <w:rFonts w:hint="eastAsia"/>
                <w:lang w:val="en-US" w:eastAsia="zh-CN"/>
              </w:rPr>
            </w:rPrChange>
          </w:rPr>
          <w:t>本</w:t>
        </w:r>
      </w:ins>
      <w:ins w:id="4327" w:author="  *^_^*" w:date="2020-09-06T12:08:19Z">
        <w:r>
          <w:rPr>
            <w:rFonts w:hint="eastAsia" w:ascii="宋体" w:hAnsi="宋体" w:eastAsia="宋体" w:cs="宋体"/>
            <w:sz w:val="24"/>
            <w:lang w:val="en-US" w:eastAsia="zh-CN"/>
            <w:rPrChange w:id="4328" w:author="  *^_^*" w:date="2020-09-06T12:36:32Z">
              <w:rPr>
                <w:rFonts w:hint="eastAsia"/>
                <w:lang w:val="en-US" w:eastAsia="zh-CN"/>
              </w:rPr>
            </w:rPrChange>
          </w:rPr>
          <w:t>文</w:t>
        </w:r>
      </w:ins>
      <w:ins w:id="4330" w:author="  *^_^*" w:date="2020-09-06T12:08:27Z">
        <w:r>
          <w:rPr>
            <w:rFonts w:hint="eastAsia" w:ascii="宋体" w:hAnsi="宋体" w:eastAsia="宋体" w:cs="宋体"/>
            <w:sz w:val="24"/>
            <w:lang w:val="en-US" w:eastAsia="zh-CN"/>
            <w:rPrChange w:id="4331" w:author="  *^_^*" w:date="2020-09-06T12:36:32Z">
              <w:rPr>
                <w:rFonts w:hint="eastAsia"/>
                <w:lang w:val="en-US" w:eastAsia="zh-CN"/>
              </w:rPr>
            </w:rPrChange>
          </w:rPr>
          <w:t>提出了</w:t>
        </w:r>
      </w:ins>
      <w:ins w:id="4333" w:author="  *^_^*" w:date="2020-09-06T12:08:28Z">
        <w:r>
          <w:rPr>
            <w:rFonts w:hint="eastAsia" w:ascii="宋体" w:hAnsi="宋体" w:eastAsia="宋体" w:cs="宋体"/>
            <w:sz w:val="24"/>
            <w:lang w:val="en-US" w:eastAsia="zh-CN"/>
            <w:rPrChange w:id="4334" w:author="  *^_^*" w:date="2020-09-06T12:36:32Z">
              <w:rPr>
                <w:rFonts w:hint="eastAsia"/>
                <w:lang w:val="en-US" w:eastAsia="zh-CN"/>
              </w:rPr>
            </w:rPrChange>
          </w:rPr>
          <w:t>一种</w:t>
        </w:r>
      </w:ins>
      <w:ins w:id="4336" w:author="  *^_^*" w:date="2020-09-06T12:08:31Z">
        <w:r>
          <w:rPr>
            <w:rFonts w:hint="eastAsia" w:ascii="宋体" w:hAnsi="宋体" w:eastAsia="宋体" w:cs="宋体"/>
            <w:sz w:val="24"/>
            <w:lang w:val="en-US" w:eastAsia="zh-CN"/>
            <w:rPrChange w:id="4337" w:author="  *^_^*" w:date="2020-09-06T12:36:32Z">
              <w:rPr>
                <w:rFonts w:hint="eastAsia"/>
                <w:lang w:val="en-US" w:eastAsia="zh-CN"/>
              </w:rPr>
            </w:rPrChange>
          </w:rPr>
          <w:t>基于</w:t>
        </w:r>
      </w:ins>
      <w:ins w:id="4339" w:author="  *^_^*" w:date="2020-09-06T12:08:51Z">
        <w:r>
          <w:rPr>
            <w:rFonts w:hint="eastAsia" w:ascii="宋体" w:hAnsi="宋体" w:eastAsia="宋体" w:cs="宋体"/>
            <w:sz w:val="24"/>
            <w:lang w:val="en-US" w:eastAsia="zh-CN"/>
            <w:rPrChange w:id="4340" w:author="  *^_^*" w:date="2020-09-06T12:36:32Z">
              <w:rPr>
                <w:rFonts w:hint="eastAsia"/>
                <w:lang w:val="en-US" w:eastAsia="zh-CN"/>
              </w:rPr>
            </w:rPrChange>
          </w:rPr>
          <w:t>水流</w:t>
        </w:r>
      </w:ins>
      <w:ins w:id="4342" w:author="  *^_^*" w:date="2020-09-06T12:08:53Z">
        <w:r>
          <w:rPr>
            <w:rFonts w:hint="eastAsia" w:ascii="宋体" w:hAnsi="宋体" w:eastAsia="宋体" w:cs="宋体"/>
            <w:sz w:val="24"/>
            <w:lang w:val="en-US" w:eastAsia="zh-CN"/>
            <w:rPrChange w:id="4343" w:author="  *^_^*" w:date="2020-09-06T12:36:32Z">
              <w:rPr>
                <w:rFonts w:hint="eastAsia"/>
                <w:lang w:val="en-US" w:eastAsia="zh-CN"/>
              </w:rPr>
            </w:rPrChange>
          </w:rPr>
          <w:t>输运的</w:t>
        </w:r>
      </w:ins>
      <w:ins w:id="4345" w:author="  *^_^*" w:date="2020-09-06T12:08:54Z">
        <w:r>
          <w:rPr>
            <w:rFonts w:hint="eastAsia" w:ascii="宋体" w:hAnsi="宋体" w:eastAsia="宋体" w:cs="宋体"/>
            <w:sz w:val="24"/>
            <w:lang w:val="en-US" w:eastAsia="zh-CN"/>
            <w:rPrChange w:id="4346" w:author="  *^_^*" w:date="2020-09-06T12:36:32Z">
              <w:rPr>
                <w:rFonts w:hint="eastAsia"/>
                <w:lang w:val="en-US" w:eastAsia="zh-CN"/>
              </w:rPr>
            </w:rPrChange>
          </w:rPr>
          <w:t>垃圾</w:t>
        </w:r>
      </w:ins>
      <w:ins w:id="4348" w:author="  *^_^*" w:date="2020-09-06T12:08:56Z">
        <w:r>
          <w:rPr>
            <w:rFonts w:hint="eastAsia" w:ascii="宋体" w:hAnsi="宋体" w:eastAsia="宋体" w:cs="宋体"/>
            <w:sz w:val="24"/>
            <w:lang w:val="en-US" w:eastAsia="zh-CN"/>
            <w:rPrChange w:id="4349" w:author="  *^_^*" w:date="2020-09-06T12:36:32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4351" w:author="  *^_^*" w:date="2020-09-06T12:08:57Z">
        <w:r>
          <w:rPr>
            <w:rFonts w:hint="eastAsia" w:ascii="宋体" w:hAnsi="宋体" w:eastAsia="宋体" w:cs="宋体"/>
            <w:sz w:val="24"/>
            <w:lang w:val="en-US" w:eastAsia="zh-CN"/>
            <w:rPrChange w:id="4352" w:author="  *^_^*" w:date="2020-09-06T12:36:32Z">
              <w:rPr>
                <w:rFonts w:hint="eastAsia"/>
                <w:lang w:val="en-US" w:eastAsia="zh-CN"/>
              </w:rPr>
            </w:rPrChange>
          </w:rPr>
          <w:t>模型</w:t>
        </w:r>
      </w:ins>
      <w:ins w:id="4354" w:author="  *^_^*" w:date="2020-09-06T12:09:50Z">
        <w:r>
          <w:rPr>
            <w:rFonts w:hint="eastAsia" w:ascii="宋体" w:hAnsi="宋体" w:eastAsia="宋体" w:cs="宋体"/>
            <w:sz w:val="24"/>
            <w:lang w:val="en-US" w:eastAsia="zh-CN"/>
            <w:rPrChange w:id="4355" w:author="  *^_^*" w:date="2020-09-06T12:36:32Z">
              <w:rPr>
                <w:rFonts w:hint="eastAsia"/>
                <w:lang w:val="en-US" w:eastAsia="zh-CN"/>
              </w:rPr>
            </w:rPrChange>
          </w:rPr>
          <w:t>，</w:t>
        </w:r>
      </w:ins>
      <w:ins w:id="4357" w:author="  *^_^*" w:date="2020-09-06T12:09:51Z">
        <w:r>
          <w:rPr>
            <w:rFonts w:hint="eastAsia" w:ascii="宋体" w:hAnsi="宋体" w:eastAsia="宋体" w:cs="宋体"/>
            <w:sz w:val="24"/>
            <w:lang w:val="en-US" w:eastAsia="zh-CN"/>
            <w:rPrChange w:id="4358" w:author="  *^_^*" w:date="2020-09-06T12:36:32Z">
              <w:rPr>
                <w:rFonts w:hint="eastAsia"/>
                <w:lang w:val="en-US" w:eastAsia="zh-CN"/>
              </w:rPr>
            </w:rPrChange>
          </w:rPr>
          <w:t>并</w:t>
        </w:r>
      </w:ins>
      <w:ins w:id="4360" w:author="  *^_^*" w:date="2020-09-06T12:09:57Z">
        <w:r>
          <w:rPr>
            <w:rFonts w:hint="eastAsia" w:ascii="宋体" w:hAnsi="宋体" w:eastAsia="宋体" w:cs="宋体"/>
            <w:sz w:val="24"/>
            <w:lang w:val="en-US" w:eastAsia="zh-CN"/>
            <w:rPrChange w:id="4361" w:author="  *^_^*" w:date="2020-09-06T12:36:32Z">
              <w:rPr>
                <w:rFonts w:hint="eastAsia"/>
                <w:lang w:val="en-US" w:eastAsia="zh-CN"/>
              </w:rPr>
            </w:rPrChange>
          </w:rPr>
          <w:t>考虑</w:t>
        </w:r>
      </w:ins>
      <w:ins w:id="4363" w:author="  *^_^*" w:date="2020-09-06T12:10:00Z">
        <w:r>
          <w:rPr>
            <w:rFonts w:hint="eastAsia" w:ascii="宋体" w:hAnsi="宋体" w:eastAsia="宋体" w:cs="宋体"/>
            <w:sz w:val="24"/>
            <w:lang w:val="en-US" w:eastAsia="zh-CN"/>
            <w:rPrChange w:id="4364" w:author="  *^_^*" w:date="2020-09-06T12:36:32Z">
              <w:rPr>
                <w:rFonts w:hint="eastAsia"/>
                <w:lang w:val="en-US" w:eastAsia="zh-CN"/>
              </w:rPr>
            </w:rPrChange>
          </w:rPr>
          <w:t>水流</w:t>
        </w:r>
      </w:ins>
      <w:ins w:id="4366" w:author="  *^_^*" w:date="2020-09-06T12:10:16Z">
        <w:r>
          <w:rPr>
            <w:rFonts w:hint="eastAsia" w:ascii="宋体" w:hAnsi="宋体" w:eastAsia="宋体" w:cs="宋体"/>
            <w:sz w:val="24"/>
            <w:lang w:val="en-US" w:eastAsia="zh-CN"/>
            <w:rPrChange w:id="4367" w:author="  *^_^*" w:date="2020-09-06T12:36:32Z">
              <w:rPr>
                <w:rFonts w:hint="eastAsia"/>
                <w:lang w:val="en-US" w:eastAsia="zh-CN"/>
              </w:rPr>
            </w:rPrChange>
          </w:rPr>
          <w:t>流动</w:t>
        </w:r>
      </w:ins>
      <w:ins w:id="4369" w:author="  *^_^*" w:date="2020-09-06T12:10:17Z">
        <w:r>
          <w:rPr>
            <w:rFonts w:hint="eastAsia" w:ascii="宋体" w:hAnsi="宋体" w:eastAsia="宋体" w:cs="宋体"/>
            <w:sz w:val="24"/>
            <w:lang w:val="en-US" w:eastAsia="zh-CN"/>
            <w:rPrChange w:id="4370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372" w:author="  *^_^*" w:date="2020-09-06T12:10:18Z">
        <w:r>
          <w:rPr>
            <w:rFonts w:hint="eastAsia" w:ascii="宋体" w:hAnsi="宋体" w:eastAsia="宋体" w:cs="宋体"/>
            <w:sz w:val="24"/>
            <w:lang w:val="en-US" w:eastAsia="zh-CN"/>
            <w:rPrChange w:id="4373" w:author="  *^_^*" w:date="2020-09-06T12:36:32Z">
              <w:rPr>
                <w:rFonts w:hint="eastAsia"/>
                <w:lang w:val="en-US" w:eastAsia="zh-CN"/>
              </w:rPr>
            </w:rPrChange>
          </w:rPr>
          <w:t>衰减</w:t>
        </w:r>
      </w:ins>
      <w:ins w:id="4375" w:author="  *^_^*" w:date="2020-09-06T12:10:20Z">
        <w:r>
          <w:rPr>
            <w:rFonts w:hint="eastAsia" w:ascii="宋体" w:hAnsi="宋体" w:eastAsia="宋体" w:cs="宋体"/>
            <w:sz w:val="24"/>
            <w:lang w:val="en-US" w:eastAsia="zh-CN"/>
            <w:rPrChange w:id="4376" w:author="  *^_^*" w:date="2020-09-06T12:36:32Z">
              <w:rPr>
                <w:rFonts w:hint="eastAsia"/>
                <w:lang w:val="en-US" w:eastAsia="zh-CN"/>
              </w:rPr>
            </w:rPrChange>
          </w:rPr>
          <w:t>特性，</w:t>
        </w:r>
      </w:ins>
      <w:ins w:id="4378" w:author="  *^_^*" w:date="2020-09-06T12:10:28Z">
        <w:r>
          <w:rPr>
            <w:rFonts w:hint="eastAsia" w:ascii="宋体" w:hAnsi="宋体" w:eastAsia="宋体" w:cs="宋体"/>
            <w:sz w:val="24"/>
            <w:lang w:val="en-US" w:eastAsia="zh-CN"/>
            <w:rPrChange w:id="4379" w:author="  *^_^*" w:date="2020-09-06T12:36:32Z">
              <w:rPr>
                <w:rFonts w:hint="eastAsia"/>
                <w:lang w:val="en-US" w:eastAsia="zh-CN"/>
              </w:rPr>
            </w:rPrChange>
          </w:rPr>
          <w:t>提出</w:t>
        </w:r>
      </w:ins>
      <w:ins w:id="4381" w:author="  *^_^*" w:date="2020-09-06T12:10:31Z">
        <w:r>
          <w:rPr>
            <w:rFonts w:hint="eastAsia" w:ascii="宋体" w:hAnsi="宋体" w:eastAsia="宋体" w:cs="宋体"/>
            <w:sz w:val="24"/>
            <w:lang w:val="en-US" w:eastAsia="zh-CN"/>
            <w:rPrChange w:id="4382" w:author="  *^_^*" w:date="2020-09-06T12:36:32Z">
              <w:rPr>
                <w:rFonts w:hint="eastAsia"/>
                <w:lang w:val="en-US" w:eastAsia="zh-CN"/>
              </w:rPr>
            </w:rPrChange>
          </w:rPr>
          <w:t>基于</w:t>
        </w:r>
      </w:ins>
      <w:ins w:id="4384" w:author="  *^_^*" w:date="2020-09-06T12:10:37Z">
        <w:r>
          <w:rPr>
            <w:rFonts w:hint="eastAsia" w:ascii="宋体" w:hAnsi="宋体" w:eastAsia="宋体" w:cs="宋体"/>
            <w:sz w:val="24"/>
            <w:lang w:val="en-US" w:eastAsia="zh-CN"/>
            <w:rPrChange w:id="4385" w:author="  *^_^*" w:date="2020-09-06T12:36:32Z">
              <w:rPr>
                <w:rFonts w:hint="eastAsia"/>
                <w:lang w:val="en-US" w:eastAsia="zh-CN"/>
              </w:rPr>
            </w:rPrChange>
          </w:rPr>
          <w:t>运动</w:t>
        </w:r>
      </w:ins>
      <w:ins w:id="4387" w:author="  *^_^*" w:date="2020-09-06T12:10:42Z">
        <w:r>
          <w:rPr>
            <w:rFonts w:hint="eastAsia" w:ascii="宋体" w:hAnsi="宋体" w:eastAsia="宋体" w:cs="宋体"/>
            <w:sz w:val="24"/>
            <w:lang w:val="en-US" w:eastAsia="zh-CN"/>
            <w:rPrChange w:id="4388" w:author="  *^_^*" w:date="2020-09-06T12:36:32Z">
              <w:rPr>
                <w:rFonts w:hint="eastAsia"/>
                <w:lang w:val="en-US" w:eastAsia="zh-CN"/>
              </w:rPr>
            </w:rPrChange>
          </w:rPr>
          <w:t>距离的</w:t>
        </w:r>
      </w:ins>
      <w:ins w:id="4390" w:author="  *^_^*" w:date="2020-09-06T12:10:58Z">
        <w:r>
          <w:rPr>
            <w:rFonts w:hint="eastAsia" w:ascii="宋体" w:hAnsi="宋体" w:eastAsia="宋体" w:cs="宋体"/>
            <w:sz w:val="24"/>
            <w:lang w:val="en-US" w:eastAsia="zh-CN"/>
            <w:rPrChange w:id="4391" w:author="  *^_^*" w:date="2020-09-06T12:36:32Z">
              <w:rPr>
                <w:rFonts w:hint="eastAsia"/>
                <w:lang w:val="en-US" w:eastAsia="zh-CN"/>
              </w:rPr>
            </w:rPrChange>
          </w:rPr>
          <w:t>水流与</w:t>
        </w:r>
      </w:ins>
      <w:ins w:id="4393" w:author="  *^_^*" w:date="2020-09-06T12:11:00Z">
        <w:r>
          <w:rPr>
            <w:rFonts w:hint="eastAsia" w:ascii="宋体" w:hAnsi="宋体" w:eastAsia="宋体" w:cs="宋体"/>
            <w:sz w:val="24"/>
            <w:lang w:val="en-US" w:eastAsia="zh-CN"/>
            <w:rPrChange w:id="4394" w:author="  *^_^*" w:date="2020-09-06T12:36:32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4396" w:author="  *^_^*" w:date="2020-09-06T12:10:49Z">
        <w:r>
          <w:rPr>
            <w:rFonts w:hint="eastAsia" w:ascii="宋体" w:hAnsi="宋体" w:eastAsia="宋体" w:cs="宋体"/>
            <w:sz w:val="24"/>
            <w:lang w:val="en-US" w:eastAsia="zh-CN"/>
            <w:rPrChange w:id="4397" w:author="  *^_^*" w:date="2020-09-06T12:36:32Z">
              <w:rPr>
                <w:rFonts w:hint="eastAsia"/>
                <w:lang w:val="en-US" w:eastAsia="zh-CN"/>
              </w:rPr>
            </w:rPrChange>
          </w:rPr>
          <w:t>权重</w:t>
        </w:r>
      </w:ins>
      <w:ins w:id="4399" w:author="  *^_^*" w:date="2020-09-06T12:10:51Z">
        <w:r>
          <w:rPr>
            <w:rFonts w:hint="eastAsia" w:ascii="宋体" w:hAnsi="宋体" w:eastAsia="宋体" w:cs="宋体"/>
            <w:sz w:val="24"/>
            <w:lang w:val="en-US" w:eastAsia="zh-CN"/>
            <w:rPrChange w:id="4400" w:author="  *^_^*" w:date="2020-09-06T12:36:32Z">
              <w:rPr>
                <w:rFonts w:hint="eastAsia"/>
                <w:lang w:val="en-US" w:eastAsia="zh-CN"/>
              </w:rPr>
            </w:rPrChange>
          </w:rPr>
          <w:t>模型，</w:t>
        </w:r>
      </w:ins>
      <w:ins w:id="4402" w:author="  *^_^*" w:date="2020-09-06T12:10:53Z">
        <w:r>
          <w:rPr>
            <w:rFonts w:hint="eastAsia" w:ascii="宋体" w:hAnsi="宋体" w:eastAsia="宋体" w:cs="宋体"/>
            <w:sz w:val="24"/>
            <w:lang w:val="en-US" w:eastAsia="zh-CN"/>
            <w:rPrChange w:id="4403" w:author="  *^_^*" w:date="2020-09-06T12:36:32Z">
              <w:rPr>
                <w:rFonts w:hint="eastAsia"/>
                <w:lang w:val="en-US" w:eastAsia="zh-CN"/>
              </w:rPr>
            </w:rPrChange>
          </w:rPr>
          <w:t>为</w:t>
        </w:r>
      </w:ins>
      <w:ins w:id="4405" w:author="  *^_^*" w:date="2020-09-06T12:10:55Z">
        <w:r>
          <w:rPr>
            <w:rFonts w:hint="eastAsia" w:ascii="宋体" w:hAnsi="宋体" w:eastAsia="宋体" w:cs="宋体"/>
            <w:sz w:val="24"/>
            <w:lang w:val="en-US" w:eastAsia="zh-CN"/>
            <w:rPrChange w:id="4406" w:author="  *^_^*" w:date="2020-09-06T12:36:32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4408" w:author="  *^_^*" w:date="2020-09-06T12:11:07Z">
        <w:r>
          <w:rPr>
            <w:rFonts w:hint="eastAsia" w:ascii="宋体" w:hAnsi="宋体" w:eastAsia="宋体" w:cs="宋体"/>
            <w:sz w:val="24"/>
            <w:lang w:val="en-US" w:eastAsia="zh-CN"/>
            <w:rPrChange w:id="4409" w:author="  *^_^*" w:date="2020-09-06T12:36:32Z">
              <w:rPr>
                <w:rFonts w:hint="eastAsia"/>
                <w:lang w:val="en-US" w:eastAsia="zh-CN"/>
              </w:rPr>
            </w:rPrChange>
          </w:rPr>
          <w:t>赋予合理</w:t>
        </w:r>
      </w:ins>
      <w:ins w:id="4411" w:author="  *^_^*" w:date="2020-09-06T12:11:08Z">
        <w:r>
          <w:rPr>
            <w:rFonts w:hint="eastAsia" w:ascii="宋体" w:hAnsi="宋体" w:eastAsia="宋体" w:cs="宋体"/>
            <w:sz w:val="24"/>
            <w:lang w:val="en-US" w:eastAsia="zh-CN"/>
            <w:rPrChange w:id="4412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414" w:author="  *^_^*" w:date="2020-09-06T12:11:12Z">
        <w:r>
          <w:rPr>
            <w:rFonts w:hint="eastAsia" w:ascii="宋体" w:hAnsi="宋体" w:eastAsia="宋体" w:cs="宋体"/>
            <w:sz w:val="24"/>
            <w:lang w:val="en-US" w:eastAsia="zh-CN"/>
            <w:rPrChange w:id="4415" w:author="  *^_^*" w:date="2020-09-06T12:36:32Z">
              <w:rPr>
                <w:rFonts w:hint="eastAsia"/>
                <w:lang w:val="en-US" w:eastAsia="zh-CN"/>
              </w:rPr>
            </w:rPrChange>
          </w:rPr>
          <w:t>权重。</w:t>
        </w:r>
      </w:ins>
      <w:ins w:id="4417" w:author="  *^_^*" w:date="2020-09-06T12:11:18Z">
        <w:r>
          <w:rPr>
            <w:rFonts w:hint="eastAsia" w:ascii="宋体" w:hAnsi="宋体" w:eastAsia="宋体" w:cs="宋体"/>
            <w:sz w:val="24"/>
            <w:lang w:val="en-US" w:eastAsia="zh-CN"/>
            <w:rPrChange w:id="4418" w:author="  *^_^*" w:date="2020-09-06T12:36:32Z">
              <w:rPr>
                <w:rFonts w:hint="eastAsia"/>
                <w:lang w:val="en-US" w:eastAsia="zh-CN"/>
              </w:rPr>
            </w:rPrChange>
          </w:rPr>
          <w:t>权重</w:t>
        </w:r>
      </w:ins>
      <w:ins w:id="4420" w:author="  *^_^*" w:date="2020-09-06T12:11:23Z">
        <w:r>
          <w:rPr>
            <w:rFonts w:hint="eastAsia" w:ascii="宋体" w:hAnsi="宋体" w:eastAsia="宋体" w:cs="宋体"/>
            <w:sz w:val="24"/>
            <w:lang w:val="en-US" w:eastAsia="zh-CN"/>
            <w:rPrChange w:id="4421" w:author="  *^_^*" w:date="2020-09-06T12:36:32Z">
              <w:rPr>
                <w:rFonts w:hint="eastAsia"/>
                <w:lang w:val="en-US" w:eastAsia="zh-CN"/>
              </w:rPr>
            </w:rPrChange>
          </w:rPr>
          <w:t>参与</w:t>
        </w:r>
      </w:ins>
      <w:ins w:id="4423" w:author="  *^_^*" w:date="2020-09-06T12:11:27Z">
        <w:r>
          <w:rPr>
            <w:rFonts w:hint="eastAsia" w:ascii="Times New Roman Uni" w:hAnsi="Times New Roman Uni" w:eastAsia="Times New Roman Uni" w:cs="Times New Roman Uni"/>
            <w:sz w:val="24"/>
            <w:lang w:val="en-US" w:eastAsia="zh-CN"/>
            <w:rPrChange w:id="4424" w:author="  *^_^*" w:date="2020-09-06T12:37:18Z">
              <w:rPr>
                <w:rFonts w:hint="eastAsia"/>
                <w:lang w:val="en-US" w:eastAsia="zh-CN"/>
              </w:rPr>
            </w:rPrChange>
          </w:rPr>
          <w:t>K-Means</w:t>
        </w:r>
      </w:ins>
      <w:ins w:id="4426" w:author="  *^_^*" w:date="2020-09-06T12:11:36Z">
        <w:r>
          <w:rPr>
            <w:rFonts w:hint="eastAsia" w:ascii="宋体" w:hAnsi="宋体" w:eastAsia="宋体" w:cs="宋体"/>
            <w:sz w:val="24"/>
            <w:lang w:val="en-US" w:eastAsia="zh-CN"/>
            <w:rPrChange w:id="4427" w:author="  *^_^*" w:date="2020-09-06T12:36:32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4429" w:author="  *^_^*" w:date="2020-09-06T12:11:37Z">
        <w:r>
          <w:rPr>
            <w:rFonts w:hint="eastAsia" w:ascii="宋体" w:hAnsi="宋体" w:eastAsia="宋体" w:cs="宋体"/>
            <w:sz w:val="24"/>
            <w:lang w:val="en-US" w:eastAsia="zh-CN"/>
            <w:rPrChange w:id="4430" w:author="  *^_^*" w:date="2020-09-06T12:36:32Z">
              <w:rPr>
                <w:rFonts w:hint="eastAsia"/>
                <w:lang w:val="en-US" w:eastAsia="zh-CN"/>
              </w:rPr>
            </w:rPrChange>
          </w:rPr>
          <w:t>中心</w:t>
        </w:r>
      </w:ins>
      <w:ins w:id="4432" w:author="  *^_^*" w:date="2020-09-06T12:11:39Z">
        <w:r>
          <w:rPr>
            <w:rFonts w:hint="eastAsia" w:ascii="宋体" w:hAnsi="宋体" w:eastAsia="宋体" w:cs="宋体"/>
            <w:sz w:val="24"/>
            <w:lang w:val="en-US" w:eastAsia="zh-CN"/>
            <w:rPrChange w:id="4433" w:author="  *^_^*" w:date="2020-09-06T12:36:32Z">
              <w:rPr>
                <w:rFonts w:hint="eastAsia"/>
                <w:lang w:val="en-US" w:eastAsia="zh-CN"/>
              </w:rPr>
            </w:rPrChange>
          </w:rPr>
          <w:t>预测</w:t>
        </w:r>
      </w:ins>
      <w:ins w:id="4435" w:author="  *^_^*" w:date="2020-09-06T12:11:41Z">
        <w:r>
          <w:rPr>
            <w:rFonts w:hint="eastAsia" w:ascii="宋体" w:hAnsi="宋体" w:eastAsia="宋体" w:cs="宋体"/>
            <w:sz w:val="24"/>
            <w:lang w:val="en-US" w:eastAsia="zh-CN"/>
            <w:rPrChange w:id="4436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438" w:author="  *^_^*" w:date="2020-09-06T12:11:43Z">
        <w:r>
          <w:rPr>
            <w:rFonts w:hint="eastAsia" w:ascii="宋体" w:hAnsi="宋体" w:eastAsia="宋体" w:cs="宋体"/>
            <w:sz w:val="24"/>
            <w:lang w:val="en-US" w:eastAsia="zh-CN"/>
            <w:rPrChange w:id="4439" w:author="  *^_^*" w:date="2020-09-06T12:36:32Z">
              <w:rPr>
                <w:rFonts w:hint="eastAsia"/>
                <w:lang w:val="en-US" w:eastAsia="zh-CN"/>
              </w:rPr>
            </w:rPrChange>
          </w:rPr>
          <w:t>计算</w:t>
        </w:r>
      </w:ins>
      <w:ins w:id="4441" w:author="  *^_^*" w:date="2020-09-06T12:11:44Z">
        <w:r>
          <w:rPr>
            <w:rFonts w:hint="eastAsia" w:ascii="宋体" w:hAnsi="宋体" w:eastAsia="宋体" w:cs="宋体"/>
            <w:sz w:val="24"/>
            <w:lang w:val="en-US" w:eastAsia="zh-CN"/>
            <w:rPrChange w:id="4442" w:author="  *^_^*" w:date="2020-09-06T12:36:32Z">
              <w:rPr>
                <w:rFonts w:hint="eastAsia"/>
                <w:lang w:val="en-US" w:eastAsia="zh-CN"/>
              </w:rPr>
            </w:rPrChange>
          </w:rPr>
          <w:t>，得到</w:t>
        </w:r>
      </w:ins>
      <w:ins w:id="4444" w:author="  *^_^*" w:date="2020-09-06T12:11:50Z">
        <w:r>
          <w:rPr>
            <w:rFonts w:hint="eastAsia" w:ascii="宋体" w:hAnsi="宋体" w:eastAsia="宋体" w:cs="宋体"/>
            <w:sz w:val="24"/>
            <w:lang w:val="en-US" w:eastAsia="zh-CN"/>
            <w:rPrChange w:id="4445" w:author="  *^_^*" w:date="2020-09-06T12:36:32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4447" w:author="  *^_^*" w:date="2020-09-06T12:11:53Z">
        <w:r>
          <w:rPr>
            <w:rFonts w:hint="eastAsia" w:ascii="宋体" w:hAnsi="宋体" w:eastAsia="宋体" w:cs="宋体"/>
            <w:sz w:val="24"/>
            <w:lang w:val="en-US" w:eastAsia="zh-CN"/>
            <w:rPrChange w:id="4448" w:author="  *^_^*" w:date="2020-09-06T12:36:32Z">
              <w:rPr>
                <w:rFonts w:hint="eastAsia"/>
                <w:lang w:val="en-US" w:eastAsia="zh-CN"/>
              </w:rPr>
            </w:rPrChange>
          </w:rPr>
          <w:t>群</w:t>
        </w:r>
      </w:ins>
      <w:ins w:id="4450" w:author="  *^_^*" w:date="2020-09-06T12:11:54Z">
        <w:r>
          <w:rPr>
            <w:rFonts w:hint="eastAsia" w:ascii="宋体" w:hAnsi="宋体" w:eastAsia="宋体" w:cs="宋体"/>
            <w:sz w:val="24"/>
            <w:lang w:val="en-US" w:eastAsia="zh-CN"/>
            <w:rPrChange w:id="4451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453" w:author="  *^_^*" w:date="2020-09-06T12:11:57Z">
        <w:r>
          <w:rPr>
            <w:rFonts w:hint="eastAsia" w:ascii="宋体" w:hAnsi="宋体" w:eastAsia="宋体" w:cs="宋体"/>
            <w:sz w:val="24"/>
            <w:lang w:val="en-US" w:eastAsia="zh-CN"/>
            <w:rPrChange w:id="4454" w:author="  *^_^*" w:date="2020-09-06T12:36:32Z">
              <w:rPr>
                <w:rFonts w:hint="eastAsia"/>
                <w:lang w:val="en-US" w:eastAsia="zh-CN"/>
              </w:rPr>
            </w:rPrChange>
          </w:rPr>
          <w:t>加权</w:t>
        </w:r>
      </w:ins>
      <w:ins w:id="4456" w:author="  *^_^*" w:date="2020-09-06T12:11:58Z">
        <w:r>
          <w:rPr>
            <w:rFonts w:hint="eastAsia" w:ascii="宋体" w:hAnsi="宋体" w:eastAsia="宋体" w:cs="宋体"/>
            <w:sz w:val="24"/>
            <w:lang w:val="en-US" w:eastAsia="zh-CN"/>
            <w:rPrChange w:id="4457" w:author="  *^_^*" w:date="2020-09-06T12:36:32Z">
              <w:rPr>
                <w:rFonts w:hint="eastAsia"/>
                <w:lang w:val="en-US" w:eastAsia="zh-CN"/>
              </w:rPr>
            </w:rPrChange>
          </w:rPr>
          <w:t>中心。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ins w:id="4460" w:author="  *^_^*" w:date="2020-09-06T12:14:58Z"/>
          <w:rFonts w:hint="eastAsia" w:ascii="宋体" w:hAnsi="宋体" w:eastAsia="宋体" w:cs="宋体"/>
          <w:sz w:val="24"/>
          <w:lang w:val="en-US" w:eastAsia="zh-CN"/>
          <w:rPrChange w:id="4461" w:author="  *^_^*" w:date="2020-09-06T12:36:32Z">
            <w:rPr>
              <w:ins w:id="4462" w:author="  *^_^*" w:date="2020-09-06T12:14:58Z"/>
              <w:rFonts w:hint="eastAsia"/>
              <w:lang w:val="en-US" w:eastAsia="zh-CN"/>
            </w:rPr>
          </w:rPrChange>
        </w:rPr>
        <w:pPrChange w:id="4459" w:author="  *^_^*" w:date="2020-09-06T11:54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4463" w:author="  *^_^*" w:date="2020-09-06T12:12:22Z">
        <w:r>
          <w:rPr>
            <w:rFonts w:hint="eastAsia" w:ascii="宋体" w:hAnsi="宋体" w:eastAsia="宋体" w:cs="宋体"/>
            <w:sz w:val="24"/>
            <w:lang w:val="en-US" w:eastAsia="zh-CN"/>
            <w:rPrChange w:id="4464" w:author="  *^_^*" w:date="2020-09-06T12:36:32Z">
              <w:rPr>
                <w:rFonts w:hint="eastAsia"/>
                <w:lang w:val="en-US" w:eastAsia="zh-CN"/>
              </w:rPr>
            </w:rPrChange>
          </w:rPr>
          <w:t xml:space="preserve">   </w:t>
        </w:r>
      </w:ins>
      <w:ins w:id="4466" w:author="  *^_^*" w:date="2020-09-06T12:12:23Z">
        <w:r>
          <w:rPr>
            <w:rFonts w:hint="eastAsia" w:ascii="宋体" w:hAnsi="宋体" w:eastAsia="宋体" w:cs="宋体"/>
            <w:sz w:val="24"/>
            <w:lang w:val="en-US" w:eastAsia="zh-CN"/>
            <w:rPrChange w:id="4467" w:author="  *^_^*" w:date="2020-09-06T12:36:32Z">
              <w:rPr>
                <w:rFonts w:hint="eastAsia"/>
                <w:lang w:val="en-US" w:eastAsia="zh-CN"/>
              </w:rPr>
            </w:rPrChange>
          </w:rPr>
          <w:t xml:space="preserve"> </w:t>
        </w:r>
      </w:ins>
      <w:ins w:id="4469" w:author="  *^_^*" w:date="2020-09-06T12:12:24Z">
        <w:r>
          <w:rPr>
            <w:rFonts w:hint="eastAsia" w:ascii="宋体" w:hAnsi="宋体" w:eastAsia="宋体" w:cs="宋体"/>
            <w:sz w:val="24"/>
            <w:lang w:val="en-US" w:eastAsia="zh-CN"/>
            <w:rPrChange w:id="4470" w:author="  *^_^*" w:date="2020-09-06T12:36:32Z">
              <w:rPr>
                <w:rFonts w:hint="eastAsia"/>
                <w:lang w:val="en-US" w:eastAsia="zh-CN"/>
              </w:rPr>
            </w:rPrChange>
          </w:rPr>
          <w:t>经</w:t>
        </w:r>
      </w:ins>
      <w:ins w:id="4472" w:author="  *^_^*" w:date="2020-09-06T12:12:25Z">
        <w:r>
          <w:rPr>
            <w:rFonts w:hint="eastAsia" w:ascii="宋体" w:hAnsi="宋体" w:eastAsia="宋体" w:cs="宋体"/>
            <w:sz w:val="24"/>
            <w:lang w:val="en-US" w:eastAsia="zh-CN"/>
            <w:rPrChange w:id="4473" w:author="  *^_^*" w:date="2020-09-06T12:36:32Z">
              <w:rPr>
                <w:rFonts w:hint="eastAsia"/>
                <w:lang w:val="en-US" w:eastAsia="zh-CN"/>
              </w:rPr>
            </w:rPrChange>
          </w:rPr>
          <w:t>实验</w:t>
        </w:r>
      </w:ins>
      <w:ins w:id="4475" w:author="  *^_^*" w:date="2020-09-06T12:12:26Z">
        <w:r>
          <w:rPr>
            <w:rFonts w:hint="eastAsia" w:ascii="宋体" w:hAnsi="宋体" w:eastAsia="宋体" w:cs="宋体"/>
            <w:sz w:val="24"/>
            <w:lang w:val="en-US" w:eastAsia="zh-CN"/>
            <w:rPrChange w:id="4476" w:author="  *^_^*" w:date="2020-09-06T12:36:32Z">
              <w:rPr>
                <w:rFonts w:hint="eastAsia"/>
                <w:lang w:val="en-US" w:eastAsia="zh-CN"/>
              </w:rPr>
            </w:rPrChange>
          </w:rPr>
          <w:t>，该</w:t>
        </w:r>
      </w:ins>
      <w:ins w:id="4478" w:author="  *^_^*" w:date="2020-09-06T12:12:28Z">
        <w:r>
          <w:rPr>
            <w:rFonts w:hint="eastAsia" w:ascii="宋体" w:hAnsi="宋体" w:eastAsia="宋体" w:cs="宋体"/>
            <w:sz w:val="24"/>
            <w:lang w:val="en-US" w:eastAsia="zh-CN"/>
            <w:rPrChange w:id="4479" w:author="  *^_^*" w:date="2020-09-06T12:36:32Z">
              <w:rPr>
                <w:rFonts w:hint="eastAsia"/>
                <w:lang w:val="en-US" w:eastAsia="zh-CN"/>
              </w:rPr>
            </w:rPrChange>
          </w:rPr>
          <w:t>方法</w:t>
        </w:r>
      </w:ins>
      <w:ins w:id="4481" w:author="  *^_^*" w:date="2020-09-06T12:12:29Z">
        <w:r>
          <w:rPr>
            <w:rFonts w:hint="eastAsia" w:ascii="宋体" w:hAnsi="宋体" w:eastAsia="宋体" w:cs="宋体"/>
            <w:sz w:val="24"/>
            <w:lang w:val="en-US" w:eastAsia="zh-CN"/>
            <w:rPrChange w:id="4482" w:author="  *^_^*" w:date="2020-09-06T12:36:32Z">
              <w:rPr>
                <w:rFonts w:hint="eastAsia"/>
                <w:lang w:val="en-US" w:eastAsia="zh-CN"/>
              </w:rPr>
            </w:rPrChange>
          </w:rPr>
          <w:t>结果</w:t>
        </w:r>
      </w:ins>
      <w:ins w:id="4484" w:author="  *^_^*" w:date="2020-09-06T12:12:30Z">
        <w:r>
          <w:rPr>
            <w:rFonts w:hint="eastAsia" w:ascii="宋体" w:hAnsi="宋体" w:eastAsia="宋体" w:cs="宋体"/>
            <w:sz w:val="24"/>
            <w:lang w:val="en-US" w:eastAsia="zh-CN"/>
            <w:rPrChange w:id="4485" w:author="  *^_^*" w:date="2020-09-06T12:36:32Z">
              <w:rPr>
                <w:rFonts w:hint="eastAsia"/>
                <w:lang w:val="en-US" w:eastAsia="zh-CN"/>
              </w:rPr>
            </w:rPrChange>
          </w:rPr>
          <w:t>合理</w:t>
        </w:r>
      </w:ins>
      <w:ins w:id="4487" w:author="  *^_^*" w:date="2020-09-06T12:12:35Z">
        <w:r>
          <w:rPr>
            <w:rFonts w:hint="eastAsia" w:ascii="宋体" w:hAnsi="宋体" w:eastAsia="宋体" w:cs="宋体"/>
            <w:sz w:val="24"/>
            <w:lang w:val="en-US" w:eastAsia="zh-CN"/>
            <w:rPrChange w:id="4488" w:author="  *^_^*" w:date="2020-09-06T12:36:32Z">
              <w:rPr>
                <w:rFonts w:hint="eastAsia"/>
                <w:lang w:val="en-US" w:eastAsia="zh-CN"/>
              </w:rPr>
            </w:rPrChange>
          </w:rPr>
          <w:t>有效，</w:t>
        </w:r>
      </w:ins>
      <w:ins w:id="4490" w:author="  *^_^*" w:date="2020-09-06T12:13:37Z">
        <w:r>
          <w:rPr>
            <w:rFonts w:hint="eastAsia" w:ascii="宋体" w:hAnsi="宋体" w:eastAsia="宋体" w:cs="宋体"/>
            <w:sz w:val="24"/>
            <w:lang w:val="en-US" w:eastAsia="zh-CN"/>
            <w:rPrChange w:id="4491" w:author="  *^_^*" w:date="2020-09-06T12:36:32Z">
              <w:rPr>
                <w:rFonts w:hint="eastAsia"/>
                <w:lang w:val="en-US" w:eastAsia="zh-CN"/>
              </w:rPr>
            </w:rPrChange>
          </w:rPr>
          <w:t>得到</w:t>
        </w:r>
      </w:ins>
      <w:ins w:id="4493" w:author="  *^_^*" w:date="2020-09-06T12:13:38Z">
        <w:r>
          <w:rPr>
            <w:rFonts w:hint="eastAsia" w:ascii="宋体" w:hAnsi="宋体" w:eastAsia="宋体" w:cs="宋体"/>
            <w:sz w:val="24"/>
            <w:lang w:val="en-US" w:eastAsia="zh-CN"/>
            <w:rPrChange w:id="4494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496" w:author="  *^_^*" w:date="2020-09-06T12:13:40Z">
        <w:r>
          <w:rPr>
            <w:rFonts w:hint="eastAsia" w:ascii="宋体" w:hAnsi="宋体" w:eastAsia="宋体" w:cs="宋体"/>
            <w:sz w:val="24"/>
            <w:lang w:val="en-US" w:eastAsia="zh-CN"/>
            <w:rPrChange w:id="4497" w:author="  *^_^*" w:date="2020-09-06T12:36:32Z">
              <w:rPr>
                <w:rFonts w:hint="eastAsia"/>
                <w:lang w:val="en-US" w:eastAsia="zh-CN"/>
              </w:rPr>
            </w:rPrChange>
          </w:rPr>
          <w:t>集聚点</w:t>
        </w:r>
      </w:ins>
      <w:ins w:id="4499" w:author="  *^_^*" w:date="2020-09-06T12:13:48Z">
        <w:r>
          <w:rPr>
            <w:rFonts w:hint="eastAsia" w:ascii="宋体" w:hAnsi="宋体" w:eastAsia="宋体" w:cs="宋体"/>
            <w:sz w:val="24"/>
            <w:lang w:val="en-US" w:eastAsia="zh-CN"/>
            <w:rPrChange w:id="4500" w:author="  *^_^*" w:date="2020-09-06T12:36:32Z">
              <w:rPr>
                <w:rFonts w:hint="eastAsia"/>
                <w:lang w:val="en-US" w:eastAsia="zh-CN"/>
              </w:rPr>
            </w:rPrChange>
          </w:rPr>
          <w:t>及其</w:t>
        </w:r>
      </w:ins>
      <w:ins w:id="4502" w:author="  *^_^*" w:date="2020-09-06T12:13:49Z">
        <w:r>
          <w:rPr>
            <w:rFonts w:hint="eastAsia" w:ascii="宋体" w:hAnsi="宋体" w:eastAsia="宋体" w:cs="宋体"/>
            <w:sz w:val="24"/>
            <w:lang w:val="en-US" w:eastAsia="zh-CN"/>
            <w:rPrChange w:id="4503" w:author="  *^_^*" w:date="2020-09-06T12:36:32Z">
              <w:rPr>
                <w:rFonts w:hint="eastAsia"/>
                <w:lang w:val="en-US" w:eastAsia="zh-CN"/>
              </w:rPr>
            </w:rPrChange>
          </w:rPr>
          <w:t>中心</w:t>
        </w:r>
      </w:ins>
      <w:ins w:id="4505" w:author="  *^_^*" w:date="2020-09-06T12:13:50Z">
        <w:r>
          <w:rPr>
            <w:rFonts w:hint="eastAsia" w:ascii="宋体" w:hAnsi="宋体" w:eastAsia="宋体" w:cs="宋体"/>
            <w:sz w:val="24"/>
            <w:lang w:val="en-US" w:eastAsia="zh-CN"/>
            <w:rPrChange w:id="4506" w:author="  *^_^*" w:date="2020-09-06T12:36:32Z">
              <w:rPr>
                <w:rFonts w:hint="eastAsia"/>
                <w:lang w:val="en-US" w:eastAsia="zh-CN"/>
              </w:rPr>
            </w:rPrChange>
          </w:rPr>
          <w:t>预测</w:t>
        </w:r>
      </w:ins>
      <w:ins w:id="4508" w:author="  *^_^*" w:date="2020-09-06T12:12:36Z">
        <w:r>
          <w:rPr>
            <w:rFonts w:hint="eastAsia" w:ascii="宋体" w:hAnsi="宋体" w:eastAsia="宋体" w:cs="宋体"/>
            <w:sz w:val="24"/>
            <w:lang w:val="en-US" w:eastAsia="zh-CN"/>
            <w:rPrChange w:id="4509" w:author="  *^_^*" w:date="2020-09-06T12:36:32Z">
              <w:rPr>
                <w:rFonts w:hint="eastAsia"/>
                <w:lang w:val="en-US" w:eastAsia="zh-CN"/>
              </w:rPr>
            </w:rPrChange>
          </w:rPr>
          <w:t>能够为</w:t>
        </w:r>
      </w:ins>
      <w:ins w:id="4511" w:author="  *^_^*" w:date="2020-09-06T12:12:37Z">
        <w:r>
          <w:rPr>
            <w:rFonts w:hint="eastAsia" w:ascii="宋体" w:hAnsi="宋体" w:eastAsia="宋体" w:cs="宋体"/>
            <w:sz w:val="24"/>
            <w:lang w:val="en-US" w:eastAsia="zh-CN"/>
            <w:rPrChange w:id="4512" w:author="  *^_^*" w:date="2020-09-06T12:36:32Z">
              <w:rPr>
                <w:rFonts w:hint="eastAsia"/>
                <w:lang w:val="en-US" w:eastAsia="zh-CN"/>
              </w:rPr>
            </w:rPrChange>
          </w:rPr>
          <w:t>当地</w:t>
        </w:r>
      </w:ins>
      <w:ins w:id="4514" w:author="  *^_^*" w:date="2020-09-06T12:12:38Z">
        <w:r>
          <w:rPr>
            <w:rFonts w:hint="eastAsia" w:ascii="宋体" w:hAnsi="宋体" w:eastAsia="宋体" w:cs="宋体"/>
            <w:sz w:val="24"/>
            <w:lang w:val="en-US" w:eastAsia="zh-CN"/>
            <w:rPrChange w:id="4515" w:author="  *^_^*" w:date="2020-09-06T12:36:32Z">
              <w:rPr>
                <w:rFonts w:hint="eastAsia"/>
                <w:lang w:val="en-US" w:eastAsia="zh-CN"/>
              </w:rPr>
            </w:rPrChange>
          </w:rPr>
          <w:t>保护</w:t>
        </w:r>
      </w:ins>
      <w:ins w:id="4517" w:author="  *^_^*" w:date="2020-09-06T12:12:40Z">
        <w:r>
          <w:rPr>
            <w:rFonts w:hint="eastAsia" w:ascii="宋体" w:hAnsi="宋体" w:eastAsia="宋体" w:cs="宋体"/>
            <w:sz w:val="24"/>
            <w:lang w:val="en-US" w:eastAsia="zh-CN"/>
            <w:rPrChange w:id="4518" w:author="  *^_^*" w:date="2020-09-06T12:36:32Z">
              <w:rPr>
                <w:rFonts w:hint="eastAsia"/>
                <w:lang w:val="en-US" w:eastAsia="zh-CN"/>
              </w:rPr>
            </w:rPrChange>
          </w:rPr>
          <w:t>部门</w:t>
        </w:r>
      </w:ins>
      <w:ins w:id="4520" w:author="  *^_^*" w:date="2020-09-06T12:12:43Z">
        <w:r>
          <w:rPr>
            <w:rFonts w:hint="eastAsia" w:ascii="宋体" w:hAnsi="宋体" w:eastAsia="宋体" w:cs="宋体"/>
            <w:sz w:val="24"/>
            <w:lang w:val="en-US" w:eastAsia="zh-CN"/>
            <w:rPrChange w:id="4521" w:author="  *^_^*" w:date="2020-09-06T12:36:32Z">
              <w:rPr>
                <w:rFonts w:hint="eastAsia"/>
                <w:lang w:val="en-US" w:eastAsia="zh-CN"/>
              </w:rPr>
            </w:rPrChange>
          </w:rPr>
          <w:t>提供</w:t>
        </w:r>
      </w:ins>
      <w:ins w:id="4523" w:author="  *^_^*" w:date="2020-09-06T12:13:02Z">
        <w:r>
          <w:rPr>
            <w:rFonts w:hint="eastAsia" w:ascii="宋体" w:hAnsi="宋体" w:eastAsia="宋体" w:cs="宋体"/>
            <w:sz w:val="24"/>
            <w:lang w:val="en-US" w:eastAsia="zh-CN"/>
            <w:rPrChange w:id="4524" w:author="  *^_^*" w:date="2020-09-06T12:36:32Z">
              <w:rPr>
                <w:rFonts w:hint="eastAsia"/>
                <w:lang w:val="en-US" w:eastAsia="zh-CN"/>
              </w:rPr>
            </w:rPrChange>
          </w:rPr>
          <w:t>有效</w:t>
        </w:r>
      </w:ins>
      <w:ins w:id="4526" w:author="  *^_^*" w:date="2020-09-06T12:13:03Z">
        <w:r>
          <w:rPr>
            <w:rFonts w:hint="eastAsia" w:ascii="宋体" w:hAnsi="宋体" w:eastAsia="宋体" w:cs="宋体"/>
            <w:sz w:val="24"/>
            <w:lang w:val="en-US" w:eastAsia="zh-CN"/>
            <w:rPrChange w:id="4527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529" w:author="  *^_^*" w:date="2020-09-06T12:13:04Z">
        <w:r>
          <w:rPr>
            <w:rFonts w:hint="eastAsia" w:ascii="宋体" w:hAnsi="宋体" w:eastAsia="宋体" w:cs="宋体"/>
            <w:sz w:val="24"/>
            <w:lang w:val="en-US" w:eastAsia="zh-CN"/>
            <w:rPrChange w:id="4530" w:author="  *^_^*" w:date="2020-09-06T12:36:32Z">
              <w:rPr>
                <w:rFonts w:hint="eastAsia"/>
                <w:lang w:val="en-US" w:eastAsia="zh-CN"/>
              </w:rPr>
            </w:rPrChange>
          </w:rPr>
          <w:t>参考</w:t>
        </w:r>
      </w:ins>
      <w:ins w:id="4532" w:author="  *^_^*" w:date="2020-09-06T12:13:06Z">
        <w:r>
          <w:rPr>
            <w:rFonts w:hint="eastAsia" w:ascii="宋体" w:hAnsi="宋体" w:eastAsia="宋体" w:cs="宋体"/>
            <w:sz w:val="24"/>
            <w:lang w:val="en-US" w:eastAsia="zh-CN"/>
            <w:rPrChange w:id="4533" w:author="  *^_^*" w:date="2020-09-06T12:36:32Z">
              <w:rPr>
                <w:rFonts w:hint="eastAsia"/>
                <w:lang w:val="en-US" w:eastAsia="zh-CN"/>
              </w:rPr>
            </w:rPrChange>
          </w:rPr>
          <w:t>预测，</w:t>
        </w:r>
      </w:ins>
      <w:ins w:id="4535" w:author="  *^_^*" w:date="2020-09-06T12:13:10Z">
        <w:r>
          <w:rPr>
            <w:rFonts w:hint="eastAsia" w:ascii="宋体" w:hAnsi="宋体" w:eastAsia="宋体" w:cs="宋体"/>
            <w:sz w:val="24"/>
            <w:lang w:val="en-US" w:eastAsia="zh-CN"/>
            <w:rPrChange w:id="4536" w:author="  *^_^*" w:date="2020-09-06T12:36:32Z">
              <w:rPr>
                <w:rFonts w:hint="eastAsia"/>
                <w:lang w:val="en-US" w:eastAsia="zh-CN"/>
              </w:rPr>
            </w:rPrChange>
          </w:rPr>
          <w:t>方便</w:t>
        </w:r>
      </w:ins>
      <w:ins w:id="4538" w:author="  *^_^*" w:date="2020-09-06T12:13:56Z">
        <w:r>
          <w:rPr>
            <w:rFonts w:hint="eastAsia" w:ascii="宋体" w:hAnsi="宋体" w:eastAsia="宋体" w:cs="宋体"/>
            <w:sz w:val="24"/>
            <w:lang w:val="en-US" w:eastAsia="zh-CN"/>
            <w:rPrChange w:id="4539" w:author="  *^_^*" w:date="2020-09-06T12:36:32Z">
              <w:rPr>
                <w:rFonts w:hint="eastAsia"/>
                <w:lang w:val="en-US" w:eastAsia="zh-CN"/>
              </w:rPr>
            </w:rPrChange>
          </w:rPr>
          <w:t>海洋</w:t>
        </w:r>
      </w:ins>
      <w:ins w:id="4541" w:author="  *^_^*" w:date="2020-09-06T12:13:16Z">
        <w:r>
          <w:rPr>
            <w:rFonts w:hint="eastAsia" w:ascii="宋体" w:hAnsi="宋体" w:eastAsia="宋体" w:cs="宋体"/>
            <w:sz w:val="24"/>
            <w:lang w:val="en-US" w:eastAsia="zh-CN"/>
            <w:rPrChange w:id="4542" w:author="  *^_^*" w:date="2020-09-06T12:36:32Z">
              <w:rPr>
                <w:rFonts w:hint="eastAsia"/>
                <w:lang w:val="en-US" w:eastAsia="zh-CN"/>
              </w:rPr>
            </w:rPrChange>
          </w:rPr>
          <w:t>垃圾</w:t>
        </w:r>
      </w:ins>
      <w:ins w:id="4544" w:author="  *^_^*" w:date="2020-09-06T12:13:17Z">
        <w:r>
          <w:rPr>
            <w:rFonts w:hint="eastAsia" w:ascii="宋体" w:hAnsi="宋体" w:eastAsia="宋体" w:cs="宋体"/>
            <w:sz w:val="24"/>
            <w:lang w:val="en-US" w:eastAsia="zh-CN"/>
            <w:rPrChange w:id="4545" w:author="  *^_^*" w:date="2020-09-06T12:36:32Z">
              <w:rPr>
                <w:rFonts w:hint="eastAsia"/>
                <w:lang w:val="en-US" w:eastAsia="zh-CN"/>
              </w:rPr>
            </w:rPrChange>
          </w:rPr>
          <w:t>处理</w:t>
        </w:r>
      </w:ins>
      <w:ins w:id="4547" w:author="  *^_^*" w:date="2020-09-06T12:13:23Z">
        <w:r>
          <w:rPr>
            <w:rFonts w:hint="eastAsia" w:ascii="宋体" w:hAnsi="宋体" w:eastAsia="宋体" w:cs="宋体"/>
            <w:sz w:val="24"/>
            <w:lang w:val="en-US" w:eastAsia="zh-CN"/>
            <w:rPrChange w:id="4548" w:author="  *^_^*" w:date="2020-09-06T12:36:32Z">
              <w:rPr>
                <w:rFonts w:hint="eastAsia"/>
                <w:lang w:val="en-US" w:eastAsia="zh-CN"/>
              </w:rPr>
            </w:rPrChange>
          </w:rPr>
          <w:t>方案</w:t>
        </w:r>
      </w:ins>
      <w:ins w:id="4550" w:author="  *^_^*" w:date="2020-09-06T12:13:24Z">
        <w:r>
          <w:rPr>
            <w:rFonts w:hint="eastAsia" w:ascii="宋体" w:hAnsi="宋体" w:eastAsia="宋体" w:cs="宋体"/>
            <w:sz w:val="24"/>
            <w:lang w:val="en-US" w:eastAsia="zh-CN"/>
            <w:rPrChange w:id="4551" w:author="  *^_^*" w:date="2020-09-06T12:36:32Z">
              <w:rPr>
                <w:rFonts w:hint="eastAsia"/>
                <w:lang w:val="en-US" w:eastAsia="zh-CN"/>
              </w:rPr>
            </w:rPrChange>
          </w:rPr>
          <w:t>的</w:t>
        </w:r>
      </w:ins>
      <w:ins w:id="4553" w:author="  *^_^*" w:date="2020-09-06T12:13:27Z">
        <w:r>
          <w:rPr>
            <w:rFonts w:hint="eastAsia" w:ascii="宋体" w:hAnsi="宋体" w:eastAsia="宋体" w:cs="宋体"/>
            <w:sz w:val="24"/>
            <w:lang w:val="en-US" w:eastAsia="zh-CN"/>
            <w:rPrChange w:id="4554" w:author="  *^_^*" w:date="2020-09-06T12:36:32Z">
              <w:rPr>
                <w:rFonts w:hint="eastAsia"/>
                <w:lang w:val="en-US" w:eastAsia="zh-CN"/>
              </w:rPr>
            </w:rPrChange>
          </w:rPr>
          <w:t>制定。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ins w:id="4557" w:author="  *^_^*" w:date="2020-09-06T12:15:20Z"/>
          <w:rFonts w:hint="default"/>
          <w:lang w:val="en-US" w:eastAsia="zh-CN"/>
        </w:rPr>
        <w:pPrChange w:id="4556" w:author="  *^_^*" w:date="2020-09-06T11:54:07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</w:p>
    <w:p>
      <w:pPr>
        <w:keepNext w:val="0"/>
        <w:keepLines w:val="0"/>
        <w:pageBreakBefore w:val="0"/>
        <w:widowControl w:val="0"/>
        <w:tabs>
          <w:tab w:val="left" w:pos="8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ind w:firstLine="420" w:firstLineChars="200"/>
        <w:jc w:val="left"/>
        <w:textAlignment w:val="auto"/>
        <w:rPr>
          <w:rFonts w:hint="default"/>
          <w:lang w:val="en-US" w:eastAsia="zh-CN"/>
        </w:rPr>
        <w:pPrChange w:id="4558" w:author="  *^_^*" w:date="2020-09-06T12:31:06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firstLine="420" w:firstLineChars="200"/>
            <w:textAlignment w:val="auto"/>
          </w:pPr>
        </w:pPrChange>
      </w:pPr>
      <w:ins w:id="4559" w:author="  *^_^*" w:date="2020-09-06T12:16:33Z">
        <w:r>
          <w:rPr>
            <w:rFonts w:hint="eastAsia" w:ascii="宋体" w:hAnsi="宋体" w:eastAsia="宋体" w:cs="宋体"/>
            <w:sz w:val="24"/>
            <w:szCs w:val="24"/>
            <w:lang w:val="en-US" w:eastAsia="zh-CN"/>
          </w:rPr>
          <w:t>参考文献</w:t>
        </w:r>
      </w:ins>
    </w:p>
    <w:sectPr>
      <w:endnotePr>
        <w:numFmt w:val="decimal"/>
      </w:endnote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6">
    <w:p/>
  </w:endnote>
  <w:endnote w:type="continuationSeparator" w:id="7">
    <w:p>
      <w:r>
        <w:continuationSeparator/>
      </w:r>
    </w:p>
  </w:endnote>
  <w:endnote w:id="0">
    <w:p>
      <w:pPr>
        <w:pStyle w:val="3"/>
        <w:snapToGrid w:val="0"/>
        <w:rPr>
          <w:rFonts w:hint="eastAsia" w:ascii="宋体" w:hAnsi="宋体" w:eastAsia="宋体" w:cs="宋体"/>
          <w:sz w:val="24"/>
          <w:rPrChange w:id="0" w:author="  *^_^*" w:date="2020-09-06T12:36:00Z">
            <w:rPr/>
          </w:rPrChange>
        </w:rPr>
      </w:pPr>
      <w:ins w:id="1" w:author="  *^_^*" w:date="2020-09-06T12:29:16Z">
        <w:r>
          <w:rPr>
            <w:rStyle w:val="6"/>
            <w:rFonts w:hint="eastAsia" w:ascii="宋体" w:hAnsi="宋体" w:eastAsia="宋体" w:cs="宋体"/>
            <w:sz w:val="24"/>
            <w:vertAlign w:val="baseline"/>
            <w:rPrChange w:id="2" w:author="  *^_^*" w:date="2020-09-06T12:36:00Z">
              <w:rPr>
                <w:rStyle w:val="6"/>
              </w:rPr>
            </w:rPrChange>
          </w:rPr>
          <w:t>[</w:t>
        </w:r>
      </w:ins>
      <w:ins w:id="4" w:author="  *^_^*" w:date="2020-09-06T12:29:16Z">
        <w:r>
          <w:rPr>
            <w:rStyle w:val="6"/>
            <w:rFonts w:hint="eastAsia" w:ascii="宋体" w:hAnsi="宋体" w:eastAsia="宋体" w:cs="宋体"/>
            <w:sz w:val="24"/>
            <w:vertAlign w:val="baseline"/>
            <w:rPrChange w:id="5" w:author="  *^_^*" w:date="2020-09-06T12:36:00Z">
              <w:rPr>
                <w:rStyle w:val="6"/>
              </w:rPr>
            </w:rPrChange>
          </w:rPr>
          <w:endnoteRef/>
        </w:r>
      </w:ins>
      <w:ins w:id="7" w:author="  *^_^*" w:date="2020-09-06T12:29:16Z">
        <w:r>
          <w:rPr>
            <w:rStyle w:val="6"/>
            <w:rFonts w:hint="eastAsia" w:ascii="宋体" w:hAnsi="宋体" w:eastAsia="宋体" w:cs="宋体"/>
            <w:sz w:val="24"/>
            <w:vertAlign w:val="baseline"/>
            <w:rPrChange w:id="8" w:author="  *^_^*" w:date="2020-09-06T12:36:00Z">
              <w:rPr>
                <w:rStyle w:val="6"/>
              </w:rPr>
            </w:rPrChange>
          </w:rPr>
          <w:t>]</w:t>
        </w:r>
      </w:ins>
      <w:ins w:id="10" w:author="  *^_^*" w:date="2020-09-06T12:29:16Z">
        <w:r>
          <w:rPr>
            <w:rFonts w:hint="eastAsia" w:ascii="宋体" w:hAnsi="宋体" w:eastAsia="宋体" w:cs="宋体"/>
            <w:sz w:val="24"/>
            <w:rPrChange w:id="11" w:author="  *^_^*" w:date="2020-09-06T12:36:00Z">
              <w:rPr/>
            </w:rPrChange>
          </w:rPr>
          <w:t xml:space="preserve"> </w:t>
        </w:r>
      </w:ins>
      <w:ins w:id="13" w:author="  *^_^*" w:date="2020-09-06T12:29:22Z">
        <w:r>
          <w:rPr>
            <w:rFonts w:hint="eastAsia" w:ascii="宋体" w:hAnsi="宋体" w:eastAsia="宋体" w:cs="宋体"/>
            <w:sz w:val="24"/>
            <w:rPrChange w:id="14" w:author="  *^_^*" w:date="2020-09-06T12:36:00Z">
              <w:rPr>
                <w:rFonts w:hint="eastAsia"/>
              </w:rPr>
            </w:rPrChange>
          </w:rPr>
          <w:t>冯国艳. 湛江湾海岸带综合管理优化研究</w:t>
        </w:r>
      </w:ins>
      <w:ins w:id="16" w:author="  *^_^*" w:date="2020-09-06T12:29:22Z">
        <w:r>
          <w:rPr>
            <w:rFonts w:hint="eastAsia" w:ascii="Times New Roman Uni" w:hAnsi="Times New Roman Uni" w:eastAsia="Times New Roman Uni" w:cs="Times New Roman Uni"/>
            <w:sz w:val="24"/>
            <w:rPrChange w:id="17" w:author="  *^_^*" w:date="2020-09-06T12:36:39Z">
              <w:rPr>
                <w:rFonts w:hint="eastAsia"/>
              </w:rPr>
            </w:rPrChange>
          </w:rPr>
          <w:t>[D]</w:t>
        </w:r>
      </w:ins>
      <w:ins w:id="19" w:author="  *^_^*" w:date="2020-09-06T12:29:22Z">
        <w:r>
          <w:rPr>
            <w:rFonts w:hint="eastAsia" w:ascii="宋体" w:hAnsi="宋体" w:eastAsia="宋体" w:cs="宋体"/>
            <w:sz w:val="24"/>
            <w:rPrChange w:id="20" w:author="  *^_^*" w:date="2020-09-06T12:36:00Z">
              <w:rPr>
                <w:rFonts w:hint="eastAsia"/>
              </w:rPr>
            </w:rPrChange>
          </w:rPr>
          <w:t>.广东海洋大学,</w:t>
        </w:r>
      </w:ins>
      <w:ins w:id="22" w:author="  *^_^*" w:date="2020-09-06T12:29:22Z">
        <w:r>
          <w:rPr>
            <w:rFonts w:hint="eastAsia" w:ascii="Times New Roman Uni" w:hAnsi="Times New Roman Uni" w:eastAsia="Times New Roman Uni" w:cs="Times New Roman Uni"/>
            <w:sz w:val="24"/>
            <w:rPrChange w:id="23" w:author="  *^_^*" w:date="2020-09-06T12:36:44Z">
              <w:rPr>
                <w:rFonts w:hint="eastAsia"/>
              </w:rPr>
            </w:rPrChange>
          </w:rPr>
          <w:t>2019</w:t>
        </w:r>
      </w:ins>
      <w:ins w:id="25" w:author="  *^_^*" w:date="2020-09-06T12:29:22Z">
        <w:r>
          <w:rPr>
            <w:rFonts w:hint="eastAsia" w:ascii="宋体" w:hAnsi="宋体" w:eastAsia="宋体" w:cs="宋体"/>
            <w:sz w:val="24"/>
            <w:rPrChange w:id="26" w:author="  *^_^*" w:date="2020-09-06T12:36:00Z">
              <w:rPr>
                <w:rFonts w:hint="eastAsia"/>
              </w:rPr>
            </w:rPrChange>
          </w:rPr>
          <w:t>.</w:t>
        </w:r>
      </w:ins>
    </w:p>
  </w:endnote>
  <w:endnote w:id="1">
    <w:p>
      <w:pPr>
        <w:pStyle w:val="3"/>
        <w:snapToGrid w:val="0"/>
        <w:rPr>
          <w:rFonts w:hint="eastAsia" w:ascii="宋体" w:hAnsi="宋体" w:eastAsia="宋体" w:cs="宋体"/>
          <w:sz w:val="24"/>
          <w:rPrChange w:id="28" w:author="  *^_^*" w:date="2020-09-06T12:36:00Z">
            <w:rPr/>
          </w:rPrChange>
        </w:rPr>
      </w:pPr>
      <w:ins w:id="29" w:author="  *^_^*" w:date="2020-09-06T12:30:34Z">
        <w:r>
          <w:rPr>
            <w:rStyle w:val="6"/>
            <w:rFonts w:hint="eastAsia" w:ascii="宋体" w:hAnsi="宋体" w:eastAsia="宋体" w:cs="宋体"/>
            <w:sz w:val="24"/>
            <w:vertAlign w:val="baseline"/>
            <w:rPrChange w:id="30" w:author="  *^_^*" w:date="2020-09-06T12:36:00Z">
              <w:rPr>
                <w:rStyle w:val="6"/>
              </w:rPr>
            </w:rPrChange>
          </w:rPr>
          <w:t>[</w:t>
        </w:r>
      </w:ins>
      <w:ins w:id="32" w:author="  *^_^*" w:date="2020-09-06T12:30:34Z">
        <w:r>
          <w:rPr>
            <w:rStyle w:val="6"/>
            <w:rFonts w:hint="eastAsia" w:ascii="宋体" w:hAnsi="宋体" w:eastAsia="宋体" w:cs="宋体"/>
            <w:sz w:val="24"/>
            <w:vertAlign w:val="baseline"/>
            <w:rPrChange w:id="33" w:author="  *^_^*" w:date="2020-09-06T12:36:00Z">
              <w:rPr>
                <w:rStyle w:val="6"/>
              </w:rPr>
            </w:rPrChange>
          </w:rPr>
          <w:endnoteRef/>
        </w:r>
      </w:ins>
      <w:ins w:id="35" w:author="  *^_^*" w:date="2020-09-06T12:30:34Z">
        <w:r>
          <w:rPr>
            <w:rStyle w:val="6"/>
            <w:rFonts w:hint="eastAsia" w:ascii="宋体" w:hAnsi="宋体" w:eastAsia="宋体" w:cs="宋体"/>
            <w:sz w:val="24"/>
            <w:vertAlign w:val="baseline"/>
            <w:rPrChange w:id="36" w:author="  *^_^*" w:date="2020-09-06T12:36:00Z">
              <w:rPr>
                <w:rStyle w:val="6"/>
              </w:rPr>
            </w:rPrChange>
          </w:rPr>
          <w:t>]</w:t>
        </w:r>
      </w:ins>
      <w:ins w:id="38" w:author="  *^_^*" w:date="2020-09-06T12:30:34Z">
        <w:r>
          <w:rPr>
            <w:rFonts w:hint="eastAsia" w:ascii="宋体" w:hAnsi="宋体" w:eastAsia="宋体" w:cs="宋体"/>
            <w:sz w:val="24"/>
            <w:rPrChange w:id="39" w:author="  *^_^*" w:date="2020-09-06T12:36:00Z">
              <w:rPr/>
            </w:rPrChange>
          </w:rPr>
          <w:t xml:space="preserve"> </w:t>
        </w:r>
      </w:ins>
      <w:ins w:id="41" w:author="  *^_^*" w:date="2020-09-06T12:30:45Z">
        <w:r>
          <w:rPr>
            <w:rFonts w:hint="eastAsia" w:ascii="宋体" w:hAnsi="宋体" w:eastAsia="宋体" w:cs="宋体"/>
            <w:sz w:val="24"/>
          </w:rPr>
          <w:t>林海卓,杨哲,辛博,占海明.基于阻尼振荡动态模拟环太平洋垃圾带的成因[J].科技传播,</w:t>
        </w:r>
      </w:ins>
      <w:ins w:id="42" w:author="  *^_^*" w:date="2020-09-06T12:30:45Z">
        <w:r>
          <w:rPr>
            <w:rFonts w:hint="eastAsia" w:ascii="Times New Roman Uni" w:hAnsi="Times New Roman Uni" w:eastAsia="Times New Roman Uni" w:cs="Times New Roman Uni"/>
            <w:sz w:val="24"/>
            <w:rPrChange w:id="43" w:author="  *^_^*" w:date="2020-09-06T12:36:51Z">
              <w:rPr>
                <w:rFonts w:hint="eastAsia" w:ascii="宋体" w:hAnsi="宋体" w:eastAsia="宋体" w:cs="宋体"/>
                <w:sz w:val="24"/>
              </w:rPr>
            </w:rPrChange>
          </w:rPr>
          <w:t>2010(16):108-109</w:t>
        </w:r>
      </w:ins>
      <w:ins w:id="45" w:author="  *^_^*" w:date="2020-09-06T12:30:45Z">
        <w:r>
          <w:rPr>
            <w:rFonts w:hint="eastAsia" w:ascii="宋体" w:hAnsi="宋体" w:eastAsia="宋体" w:cs="宋体"/>
            <w:sz w:val="24"/>
          </w:rPr>
          <w:t>.</w:t>
        </w:r>
      </w:ins>
    </w:p>
  </w:endnote>
  <w:endnote w:id="2">
    <w:p>
      <w:pPr>
        <w:pStyle w:val="3"/>
        <w:snapToGrid w:val="0"/>
        <w:rPr>
          <w:rFonts w:hint="eastAsia" w:ascii="宋体" w:hAnsi="宋体" w:eastAsia="宋体" w:cs="宋体"/>
          <w:sz w:val="24"/>
          <w:rPrChange w:id="46" w:author="  *^_^*" w:date="2020-09-06T12:36:00Z">
            <w:rPr/>
          </w:rPrChange>
        </w:rPr>
      </w:pPr>
      <w:ins w:id="47" w:author="  *^_^*" w:date="2020-09-06T12:35:19Z">
        <w:r>
          <w:rPr>
            <w:rStyle w:val="6"/>
            <w:rFonts w:hint="eastAsia" w:ascii="宋体" w:hAnsi="宋体" w:eastAsia="宋体" w:cs="宋体"/>
            <w:sz w:val="24"/>
            <w:vertAlign w:val="baseline"/>
            <w:rPrChange w:id="48" w:author="  *^_^*" w:date="2020-09-06T12:36:00Z">
              <w:rPr>
                <w:rStyle w:val="6"/>
              </w:rPr>
            </w:rPrChange>
          </w:rPr>
          <w:t>[</w:t>
        </w:r>
      </w:ins>
      <w:ins w:id="50" w:author="  *^_^*" w:date="2020-09-06T12:35:19Z">
        <w:r>
          <w:rPr>
            <w:rStyle w:val="6"/>
            <w:rFonts w:hint="eastAsia" w:ascii="宋体" w:hAnsi="宋体" w:eastAsia="宋体" w:cs="宋体"/>
            <w:sz w:val="24"/>
            <w:vertAlign w:val="baseline"/>
            <w:rPrChange w:id="51" w:author="  *^_^*" w:date="2020-09-06T12:36:00Z">
              <w:rPr>
                <w:rStyle w:val="6"/>
              </w:rPr>
            </w:rPrChange>
          </w:rPr>
          <w:endnoteRef/>
        </w:r>
      </w:ins>
      <w:ins w:id="53" w:author="  *^_^*" w:date="2020-09-06T12:35:19Z">
        <w:r>
          <w:rPr>
            <w:rStyle w:val="6"/>
            <w:rFonts w:hint="eastAsia" w:ascii="宋体" w:hAnsi="宋体" w:eastAsia="宋体" w:cs="宋体"/>
            <w:sz w:val="24"/>
            <w:vertAlign w:val="baseline"/>
            <w:rPrChange w:id="54" w:author="  *^_^*" w:date="2020-09-06T12:36:00Z">
              <w:rPr>
                <w:rStyle w:val="6"/>
              </w:rPr>
            </w:rPrChange>
          </w:rPr>
          <w:t>]</w:t>
        </w:r>
      </w:ins>
      <w:ins w:id="56" w:author="  *^_^*" w:date="2020-09-06T12:35:19Z">
        <w:r>
          <w:rPr>
            <w:rFonts w:hint="eastAsia" w:ascii="宋体" w:hAnsi="宋体" w:eastAsia="宋体" w:cs="宋体"/>
            <w:sz w:val="24"/>
            <w:rPrChange w:id="57" w:author="  *^_^*" w:date="2020-09-06T12:36:00Z">
              <w:rPr/>
            </w:rPrChange>
          </w:rPr>
          <w:t xml:space="preserve"> </w:t>
        </w:r>
      </w:ins>
      <w:ins w:id="59" w:author="  *^_^*" w:date="2020-09-06T12:35:22Z">
        <w:r>
          <w:rPr>
            <w:rFonts w:hint="eastAsia" w:ascii="宋体" w:hAnsi="宋体" w:eastAsia="宋体" w:cs="宋体"/>
            <w:sz w:val="24"/>
            <w:rPrChange w:id="60" w:author="  *^_^*" w:date="2020-09-06T12:36:00Z">
              <w:rPr>
                <w:rFonts w:hint="eastAsia"/>
              </w:rPr>
            </w:rPrChange>
          </w:rPr>
          <w:t>周艺. 基于中心聚集参数的改进</w:t>
        </w:r>
      </w:ins>
      <w:ins w:id="62" w:author="  *^_^*" w:date="2020-09-06T12:35:22Z">
        <w:r>
          <w:rPr>
            <w:rFonts w:hint="eastAsia" w:ascii="Times New Roman Uni" w:hAnsi="Times New Roman Uni" w:eastAsia="Times New Roman Uni" w:cs="Times New Roman Uni"/>
            <w:sz w:val="24"/>
            <w:rPrChange w:id="63" w:author="  *^_^*" w:date="2020-09-06T12:36:59Z">
              <w:rPr>
                <w:rFonts w:hint="eastAsia"/>
              </w:rPr>
            </w:rPrChange>
          </w:rPr>
          <w:t>K-means</w:t>
        </w:r>
      </w:ins>
      <w:ins w:id="65" w:author="  *^_^*" w:date="2020-09-06T12:35:22Z">
        <w:r>
          <w:rPr>
            <w:rFonts w:hint="eastAsia" w:ascii="宋体" w:hAnsi="宋体" w:eastAsia="宋体" w:cs="宋体"/>
            <w:sz w:val="24"/>
            <w:rPrChange w:id="66" w:author="  *^_^*" w:date="2020-09-06T12:36:00Z">
              <w:rPr>
                <w:rFonts w:hint="eastAsia"/>
              </w:rPr>
            </w:rPrChange>
          </w:rPr>
          <w:t>协同过滤推荐算法</w:t>
        </w:r>
      </w:ins>
      <w:ins w:id="68" w:author="  *^_^*" w:date="2020-09-06T12:35:22Z">
        <w:r>
          <w:rPr>
            <w:rFonts w:hint="eastAsia" w:ascii="Times New Roman Uni" w:hAnsi="Times New Roman Uni" w:eastAsia="Times New Roman Uni" w:cs="Times New Roman Uni"/>
            <w:sz w:val="24"/>
            <w:rPrChange w:id="69" w:author="  *^_^*" w:date="2020-09-06T12:37:04Z">
              <w:rPr>
                <w:rFonts w:hint="eastAsia"/>
              </w:rPr>
            </w:rPrChange>
          </w:rPr>
          <w:t>[D]</w:t>
        </w:r>
      </w:ins>
      <w:ins w:id="71" w:author="  *^_^*" w:date="2020-09-06T12:35:22Z">
        <w:r>
          <w:rPr>
            <w:rFonts w:hint="eastAsia" w:ascii="宋体" w:hAnsi="宋体" w:eastAsia="宋体" w:cs="宋体"/>
            <w:sz w:val="24"/>
            <w:rPrChange w:id="72" w:author="  *^_^*" w:date="2020-09-06T12:36:00Z">
              <w:rPr>
                <w:rFonts w:hint="eastAsia"/>
              </w:rPr>
            </w:rPrChange>
          </w:rPr>
          <w:t>.河北经贸大学,</w:t>
        </w:r>
      </w:ins>
      <w:ins w:id="74" w:author="  *^_^*" w:date="2020-09-06T12:35:22Z">
        <w:r>
          <w:rPr>
            <w:rFonts w:hint="eastAsia" w:ascii="Times New Roman Uni" w:hAnsi="Times New Roman Uni" w:eastAsia="Times New Roman Uni" w:cs="Times New Roman Uni"/>
            <w:sz w:val="24"/>
            <w:rPrChange w:id="75" w:author="  *^_^*" w:date="2020-09-06T12:37:12Z">
              <w:rPr>
                <w:rFonts w:hint="eastAsia"/>
              </w:rPr>
            </w:rPrChange>
          </w:rPr>
          <w:t>2020</w:t>
        </w:r>
      </w:ins>
      <w:ins w:id="77" w:author="  *^_^*" w:date="2020-09-06T12:35:22Z">
        <w:r>
          <w:rPr>
            <w:rFonts w:hint="eastAsia" w:ascii="宋体" w:hAnsi="宋体" w:eastAsia="宋体" w:cs="宋体"/>
            <w:sz w:val="24"/>
            <w:rPrChange w:id="78" w:author="  *^_^*" w:date="2020-09-06T12:36:00Z">
              <w:rPr>
                <w:rFonts w:hint="eastAsia"/>
              </w:rPr>
            </w:rPrChange>
          </w:rPr>
          <w:t>.</w:t>
        </w:r>
      </w:ins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Times New Roman Uni">
    <w:panose1 w:val="02020603050405020304"/>
    <w:charset w:val="86"/>
    <w:family w:val="auto"/>
    <w:pitch w:val="default"/>
    <w:sig w:usb0="B334AAFF" w:usb1="F9FFFFFF" w:usb2="0000003E" w:usb3="00000000" w:csb0="601F01FF" w:csb1="FFFF0000"/>
  </w:font>
  <w:font w:name="UD Digi Kyokasho NP-B">
    <w:panose1 w:val="02020700000000000000"/>
    <w:charset w:val="80"/>
    <w:family w:val="auto"/>
    <w:pitch w:val="default"/>
    <w:sig w:usb0="800002A3" w:usb1="2AC7ECFA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34011"/>
    <w:multiLevelType w:val="singleLevel"/>
    <w:tmpl w:val="54B340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871D87D"/>
    <w:multiLevelType w:val="singleLevel"/>
    <w:tmpl w:val="6871D87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  *^_^*">
    <w15:presenceInfo w15:providerId="WPS Office" w15:userId="36362917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numFmt w:val="decimal"/>
    <w:endnote w:id="6"/>
    <w:endnote w:id="7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876A34"/>
    <w:rsid w:val="0B1C34E8"/>
    <w:rsid w:val="0ED40414"/>
    <w:rsid w:val="107D2C81"/>
    <w:rsid w:val="22876A34"/>
    <w:rsid w:val="270D6A6A"/>
    <w:rsid w:val="27D73566"/>
    <w:rsid w:val="2DF30A0D"/>
    <w:rsid w:val="2DF64E55"/>
    <w:rsid w:val="331E0E43"/>
    <w:rsid w:val="38586AB8"/>
    <w:rsid w:val="3B051F00"/>
    <w:rsid w:val="4BAC3FAD"/>
    <w:rsid w:val="4FC23192"/>
    <w:rsid w:val="5AB55F22"/>
    <w:rsid w:val="62332393"/>
    <w:rsid w:val="70B10989"/>
    <w:rsid w:val="740556E0"/>
    <w:rsid w:val="7CFB0A2F"/>
    <w:rsid w:val="7DE1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endnote text"/>
    <w:basedOn w:val="1"/>
    <w:uiPriority w:val="0"/>
    <w:pPr>
      <w:snapToGrid w:val="0"/>
      <w:jc w:val="left"/>
    </w:pPr>
  </w:style>
  <w:style w:type="character" w:styleId="6">
    <w:name w:val="endnote reference"/>
    <w:basedOn w:val="5"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4.wmf"/><Relationship Id="rId98" Type="http://schemas.openxmlformats.org/officeDocument/2006/relationships/oleObject" Target="embeddings/oleObject50.bin"/><Relationship Id="rId97" Type="http://schemas.openxmlformats.org/officeDocument/2006/relationships/image" Target="media/image43.wmf"/><Relationship Id="rId96" Type="http://schemas.openxmlformats.org/officeDocument/2006/relationships/oleObject" Target="embeddings/oleObject49.bin"/><Relationship Id="rId95" Type="http://schemas.openxmlformats.org/officeDocument/2006/relationships/image" Target="media/image42.wmf"/><Relationship Id="rId94" Type="http://schemas.openxmlformats.org/officeDocument/2006/relationships/oleObject" Target="embeddings/oleObject48.bin"/><Relationship Id="rId93" Type="http://schemas.openxmlformats.org/officeDocument/2006/relationships/image" Target="media/image41.wmf"/><Relationship Id="rId92" Type="http://schemas.openxmlformats.org/officeDocument/2006/relationships/oleObject" Target="embeddings/oleObject47.bin"/><Relationship Id="rId91" Type="http://schemas.openxmlformats.org/officeDocument/2006/relationships/image" Target="media/image40.wmf"/><Relationship Id="rId90" Type="http://schemas.openxmlformats.org/officeDocument/2006/relationships/oleObject" Target="embeddings/oleObject46.bin"/><Relationship Id="rId9" Type="http://schemas.openxmlformats.org/officeDocument/2006/relationships/image" Target="media/image2.wmf"/><Relationship Id="rId89" Type="http://schemas.openxmlformats.org/officeDocument/2006/relationships/image" Target="media/image39.wmf"/><Relationship Id="rId88" Type="http://schemas.openxmlformats.org/officeDocument/2006/relationships/oleObject" Target="embeddings/oleObject45.bin"/><Relationship Id="rId87" Type="http://schemas.openxmlformats.org/officeDocument/2006/relationships/oleObject" Target="embeddings/oleObject44.bin"/><Relationship Id="rId86" Type="http://schemas.openxmlformats.org/officeDocument/2006/relationships/oleObject" Target="embeddings/oleObject43.bin"/><Relationship Id="rId85" Type="http://schemas.openxmlformats.org/officeDocument/2006/relationships/image" Target="media/image38.wmf"/><Relationship Id="rId84" Type="http://schemas.openxmlformats.org/officeDocument/2006/relationships/oleObject" Target="embeddings/oleObject42.bin"/><Relationship Id="rId83" Type="http://schemas.openxmlformats.org/officeDocument/2006/relationships/oleObject" Target="embeddings/oleObject41.bin"/><Relationship Id="rId82" Type="http://schemas.openxmlformats.org/officeDocument/2006/relationships/oleObject" Target="embeddings/oleObject40.bin"/><Relationship Id="rId81" Type="http://schemas.openxmlformats.org/officeDocument/2006/relationships/image" Target="media/image37.w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2.bin"/><Relationship Id="rId79" Type="http://schemas.openxmlformats.org/officeDocument/2006/relationships/image" Target="media/image36.wmf"/><Relationship Id="rId78" Type="http://schemas.openxmlformats.org/officeDocument/2006/relationships/oleObject" Target="embeddings/oleObject38.bin"/><Relationship Id="rId77" Type="http://schemas.openxmlformats.org/officeDocument/2006/relationships/image" Target="media/image35.wmf"/><Relationship Id="rId76" Type="http://schemas.openxmlformats.org/officeDocument/2006/relationships/oleObject" Target="embeddings/oleObject37.bin"/><Relationship Id="rId75" Type="http://schemas.openxmlformats.org/officeDocument/2006/relationships/image" Target="media/image34.wmf"/><Relationship Id="rId74" Type="http://schemas.openxmlformats.org/officeDocument/2006/relationships/oleObject" Target="embeddings/oleObject36.bin"/><Relationship Id="rId73" Type="http://schemas.openxmlformats.org/officeDocument/2006/relationships/image" Target="media/image33.wmf"/><Relationship Id="rId72" Type="http://schemas.openxmlformats.org/officeDocument/2006/relationships/oleObject" Target="embeddings/oleObject35.bin"/><Relationship Id="rId71" Type="http://schemas.openxmlformats.org/officeDocument/2006/relationships/image" Target="media/image32.wmf"/><Relationship Id="rId70" Type="http://schemas.openxmlformats.org/officeDocument/2006/relationships/oleObject" Target="embeddings/oleObject34.bin"/><Relationship Id="rId7" Type="http://schemas.openxmlformats.org/officeDocument/2006/relationships/image" Target="media/image1.wmf"/><Relationship Id="rId69" Type="http://schemas.openxmlformats.org/officeDocument/2006/relationships/image" Target="media/image31.wmf"/><Relationship Id="rId68" Type="http://schemas.openxmlformats.org/officeDocument/2006/relationships/oleObject" Target="embeddings/oleObject33.bin"/><Relationship Id="rId67" Type="http://schemas.openxmlformats.org/officeDocument/2006/relationships/image" Target="media/image30.wmf"/><Relationship Id="rId66" Type="http://schemas.openxmlformats.org/officeDocument/2006/relationships/oleObject" Target="embeddings/oleObject32.bin"/><Relationship Id="rId65" Type="http://schemas.openxmlformats.org/officeDocument/2006/relationships/image" Target="media/image29.wmf"/><Relationship Id="rId64" Type="http://schemas.openxmlformats.org/officeDocument/2006/relationships/oleObject" Target="embeddings/oleObject31.bin"/><Relationship Id="rId63" Type="http://schemas.openxmlformats.org/officeDocument/2006/relationships/image" Target="media/image28.wmf"/><Relationship Id="rId62" Type="http://schemas.openxmlformats.org/officeDocument/2006/relationships/oleObject" Target="embeddings/oleObject30.bin"/><Relationship Id="rId61" Type="http://schemas.openxmlformats.org/officeDocument/2006/relationships/image" Target="media/image27.w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1.bin"/><Relationship Id="rId59" Type="http://schemas.openxmlformats.org/officeDocument/2006/relationships/image" Target="media/image26.png"/><Relationship Id="rId58" Type="http://schemas.openxmlformats.org/officeDocument/2006/relationships/image" Target="media/image25.wmf"/><Relationship Id="rId57" Type="http://schemas.openxmlformats.org/officeDocument/2006/relationships/oleObject" Target="embeddings/oleObject28.bin"/><Relationship Id="rId56" Type="http://schemas.openxmlformats.org/officeDocument/2006/relationships/image" Target="media/image24.wmf"/><Relationship Id="rId55" Type="http://schemas.openxmlformats.org/officeDocument/2006/relationships/oleObject" Target="embeddings/oleObject27.bin"/><Relationship Id="rId54" Type="http://schemas.openxmlformats.org/officeDocument/2006/relationships/image" Target="media/image23.wmf"/><Relationship Id="rId53" Type="http://schemas.openxmlformats.org/officeDocument/2006/relationships/oleObject" Target="embeddings/oleObject26.bin"/><Relationship Id="rId52" Type="http://schemas.openxmlformats.org/officeDocument/2006/relationships/image" Target="media/image22.wmf"/><Relationship Id="rId51" Type="http://schemas.openxmlformats.org/officeDocument/2006/relationships/oleObject" Target="embeddings/oleObject25.bin"/><Relationship Id="rId50" Type="http://schemas.openxmlformats.org/officeDocument/2006/relationships/oleObject" Target="embeddings/oleObject24.bin"/><Relationship Id="rId5" Type="http://schemas.openxmlformats.org/officeDocument/2006/relationships/theme" Target="theme/theme1.xml"/><Relationship Id="rId49" Type="http://schemas.openxmlformats.org/officeDocument/2006/relationships/image" Target="media/image21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0.wmf"/><Relationship Id="rId46" Type="http://schemas.openxmlformats.org/officeDocument/2006/relationships/oleObject" Target="embeddings/oleObject22.bin"/><Relationship Id="rId45" Type="http://schemas.openxmlformats.org/officeDocument/2006/relationships/image" Target="media/image19.wmf"/><Relationship Id="rId44" Type="http://schemas.openxmlformats.org/officeDocument/2006/relationships/oleObject" Target="embeddings/oleObject21.bin"/><Relationship Id="rId43" Type="http://schemas.openxmlformats.org/officeDocument/2006/relationships/image" Target="media/image18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7.wmf"/><Relationship Id="rId40" Type="http://schemas.openxmlformats.org/officeDocument/2006/relationships/oleObject" Target="embeddings/oleObject19.bin"/><Relationship Id="rId4" Type="http://schemas.openxmlformats.org/officeDocument/2006/relationships/endnotes" Target="endnotes.xml"/><Relationship Id="rId39" Type="http://schemas.openxmlformats.org/officeDocument/2006/relationships/image" Target="media/image16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5.wmf"/><Relationship Id="rId36" Type="http://schemas.openxmlformats.org/officeDocument/2006/relationships/oleObject" Target="embeddings/oleObject17.bin"/><Relationship Id="rId35" Type="http://schemas.openxmlformats.org/officeDocument/2006/relationships/oleObject" Target="embeddings/oleObject16.bin"/><Relationship Id="rId34" Type="http://schemas.openxmlformats.org/officeDocument/2006/relationships/oleObject" Target="embeddings/oleObject15.bin"/><Relationship Id="rId33" Type="http://schemas.openxmlformats.org/officeDocument/2006/relationships/image" Target="media/image14.wmf"/><Relationship Id="rId32" Type="http://schemas.openxmlformats.org/officeDocument/2006/relationships/oleObject" Target="embeddings/oleObject14.bin"/><Relationship Id="rId31" Type="http://schemas.openxmlformats.org/officeDocument/2006/relationships/oleObject" Target="embeddings/oleObject13.bin"/><Relationship Id="rId30" Type="http://schemas.openxmlformats.org/officeDocument/2006/relationships/image" Target="media/image13.wmf"/><Relationship Id="rId3" Type="http://schemas.openxmlformats.org/officeDocument/2006/relationships/footnotes" Target="footnotes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2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0.bin"/><Relationship Id="rId24" Type="http://schemas.openxmlformats.org/officeDocument/2006/relationships/image" Target="media/image10.wmf"/><Relationship Id="rId23" Type="http://schemas.openxmlformats.org/officeDocument/2006/relationships/oleObject" Target="embeddings/oleObject9.bin"/><Relationship Id="rId22" Type="http://schemas.openxmlformats.org/officeDocument/2006/relationships/image" Target="media/image9.wmf"/><Relationship Id="rId21" Type="http://schemas.openxmlformats.org/officeDocument/2006/relationships/oleObject" Target="embeddings/oleObject8.bin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wmf"/><Relationship Id="rId18" Type="http://schemas.openxmlformats.org/officeDocument/2006/relationships/oleObject" Target="embeddings/oleObject7.bin"/><Relationship Id="rId17" Type="http://schemas.openxmlformats.org/officeDocument/2006/relationships/image" Target="media/image6.wmf"/><Relationship Id="rId16" Type="http://schemas.openxmlformats.org/officeDocument/2006/relationships/oleObject" Target="embeddings/oleObject6.bin"/><Relationship Id="rId15" Type="http://schemas.openxmlformats.org/officeDocument/2006/relationships/image" Target="media/image5.wmf"/><Relationship Id="rId14" Type="http://schemas.openxmlformats.org/officeDocument/2006/relationships/oleObject" Target="embeddings/oleObject5.bin"/><Relationship Id="rId13" Type="http://schemas.openxmlformats.org/officeDocument/2006/relationships/image" Target="media/image4.wmf"/><Relationship Id="rId12" Type="http://schemas.openxmlformats.org/officeDocument/2006/relationships/oleObject" Target="embeddings/oleObject4.bin"/><Relationship Id="rId119" Type="http://schemas.microsoft.com/office/2011/relationships/people" Target="people.xml"/><Relationship Id="rId118" Type="http://schemas.openxmlformats.org/officeDocument/2006/relationships/fontTable" Target="fontTable.xml"/><Relationship Id="rId117" Type="http://schemas.openxmlformats.org/officeDocument/2006/relationships/numbering" Target="numbering.xml"/><Relationship Id="rId116" Type="http://schemas.openxmlformats.org/officeDocument/2006/relationships/customXml" Target="../customXml/item1.xml"/><Relationship Id="rId115" Type="http://schemas.openxmlformats.org/officeDocument/2006/relationships/image" Target="media/image54.png"/><Relationship Id="rId114" Type="http://schemas.openxmlformats.org/officeDocument/2006/relationships/image" Target="media/image53.png"/><Relationship Id="rId113" Type="http://schemas.openxmlformats.org/officeDocument/2006/relationships/image" Target="media/image52.wmf"/><Relationship Id="rId112" Type="http://schemas.openxmlformats.org/officeDocument/2006/relationships/oleObject" Target="embeddings/oleObject56.bin"/><Relationship Id="rId111" Type="http://schemas.openxmlformats.org/officeDocument/2006/relationships/image" Target="media/image51.wmf"/><Relationship Id="rId110" Type="http://schemas.openxmlformats.org/officeDocument/2006/relationships/oleObject" Target="embeddings/oleObject55.bin"/><Relationship Id="rId11" Type="http://schemas.openxmlformats.org/officeDocument/2006/relationships/image" Target="media/image3.wmf"/><Relationship Id="rId109" Type="http://schemas.openxmlformats.org/officeDocument/2006/relationships/image" Target="media/image50.wmf"/><Relationship Id="rId108" Type="http://schemas.openxmlformats.org/officeDocument/2006/relationships/oleObject" Target="embeddings/oleObject54.bin"/><Relationship Id="rId107" Type="http://schemas.openxmlformats.org/officeDocument/2006/relationships/image" Target="media/image49.wmf"/><Relationship Id="rId106" Type="http://schemas.openxmlformats.org/officeDocument/2006/relationships/oleObject" Target="embeddings/oleObject53.bin"/><Relationship Id="rId105" Type="http://schemas.openxmlformats.org/officeDocument/2006/relationships/image" Target="media/image48.png"/><Relationship Id="rId104" Type="http://schemas.openxmlformats.org/officeDocument/2006/relationships/image" Target="media/image47.wmf"/><Relationship Id="rId103" Type="http://schemas.openxmlformats.org/officeDocument/2006/relationships/oleObject" Target="embeddings/oleObject52.bin"/><Relationship Id="rId102" Type="http://schemas.openxmlformats.org/officeDocument/2006/relationships/image" Target="media/image46.wmf"/><Relationship Id="rId101" Type="http://schemas.openxmlformats.org/officeDocument/2006/relationships/oleObject" Target="embeddings/oleObject51.bin"/><Relationship Id="rId100" Type="http://schemas.openxmlformats.org/officeDocument/2006/relationships/image" Target="media/image45.pn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2020-07-01T16:37:00Z</dcterms:created>
  <dc:creator>k</dc:creator>
  <cp:lastModifiedBy>  *^_^*</cp:lastModifiedBy>
  <dcterms:modified xsi:type="dcterms:W3CDTF">2020-09-06T04:44:18Z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